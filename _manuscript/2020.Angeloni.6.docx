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403564A3"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Aaron M. Williams</w:t>
      </w:r>
      <w:r w:rsidR="003C75FD" w:rsidRPr="00C72113">
        <w:rPr>
          <w:rFonts w:ascii="Arial" w:eastAsia="Times New Roman" w:hAnsi="Arial" w:cs="Arial"/>
          <w:color w:val="000000"/>
          <w:sz w:val="22"/>
          <w:szCs w:val="22"/>
          <w:vertAlign w:val="superscript"/>
        </w:rPr>
        <w:t>2,5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Eugenio Piasini</w:t>
      </w:r>
      <w:r w:rsidR="003C75FD">
        <w:rPr>
          <w:rFonts w:ascii="Arial" w:eastAsia="Times New Roman" w:hAnsi="Arial" w:cs="Arial"/>
          <w:color w:val="000000"/>
          <w:sz w:val="22"/>
          <w:szCs w:val="22"/>
          <w:vertAlign w:val="superscript"/>
        </w:rPr>
        <w:t>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4DDB8988"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Institute of Science and Tech</w:t>
      </w:r>
      <w:r w:rsidR="00C72815">
        <w:rPr>
          <w:rFonts w:ascii="Arial" w:eastAsia="Times New Roman" w:hAnsi="Arial" w:cs="Arial"/>
          <w:color w:val="000000"/>
          <w:sz w:val="20"/>
          <w:szCs w:val="20"/>
        </w:rPr>
        <w:t>n</w:t>
      </w:r>
      <w:r w:rsidRPr="003A75F6">
        <w:rPr>
          <w:rFonts w:ascii="Arial" w:eastAsia="Times New Roman" w:hAnsi="Arial" w:cs="Arial"/>
          <w:color w:val="000000"/>
          <w:sz w:val="20"/>
          <w:szCs w:val="20"/>
        </w:rPr>
        <w:t>ology Aust</w:t>
      </w:r>
      <w:r w:rsidR="00C72815">
        <w:rPr>
          <w:rFonts w:ascii="Arial" w:eastAsia="Times New Roman" w:hAnsi="Arial" w:cs="Arial"/>
          <w:color w:val="000000"/>
          <w:sz w:val="20"/>
          <w:szCs w:val="20"/>
        </w:rPr>
        <w:t>ri</w:t>
      </w:r>
      <w:r w:rsidRPr="003A75F6">
        <w:rPr>
          <w:rFonts w:ascii="Arial" w:eastAsia="Times New Roman" w:hAnsi="Arial" w:cs="Arial"/>
          <w:color w:val="000000"/>
          <w:sz w:val="20"/>
          <w:szCs w:val="20"/>
        </w:rPr>
        <w:t xml:space="preserve">a,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0"/>
      <w:r w:rsidRPr="003A75F6">
        <w:rPr>
          <w:rFonts w:ascii="Arial" w:eastAsia="Times New Roman"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0A7884">
      <w:pPr>
        <w:jc w:val="both"/>
        <w:rPr>
          <w:rFonts w:ascii="Arial" w:eastAsia="Times New Roman" w:hAnsi="Arial" w:cs="Arial"/>
          <w:sz w:val="22"/>
          <w:szCs w:val="22"/>
        </w:rPr>
      </w:pPr>
    </w:p>
    <w:p w14:paraId="1EDBE899" w14:textId="76DCCBB4"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the statistics of 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r w:rsidR="00ED5B37" w:rsidRPr="003A75F6">
        <w:rPr>
          <w:rFonts w:ascii="Arial" w:eastAsia="Times New Roman" w:hAnsi="Arial" w:cs="Arial"/>
          <w:color w:val="000000"/>
          <w:sz w:val="22"/>
          <w:szCs w:val="22"/>
        </w:rPr>
        <w:t xml:space="preserve"> </w:t>
      </w:r>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r w:rsidR="00BC78DD">
        <w:rPr>
          <w:rFonts w:ascii="Arial" w:eastAsia="Times New Roman" w:hAnsi="Arial" w:cs="Arial"/>
          <w:color w:val="000000"/>
          <w:sz w:val="22"/>
          <w:szCs w:val="22"/>
        </w:rPr>
        <w:t xml:space="preserve"> changes in</w:t>
      </w:r>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r w:rsidR="00BC78DD">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arget detection and sensitivity</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improved in low contrast </w:t>
      </w:r>
      <w:r w:rsidR="00902E1C">
        <w:rPr>
          <w:rFonts w:ascii="Arial" w:eastAsia="Times New Roman" w:hAnsi="Arial" w:cs="Arial"/>
          <w:color w:val="000000"/>
          <w:sz w:val="22"/>
          <w:szCs w:val="22"/>
        </w:rPr>
        <w:t>relative</w:t>
      </w:r>
      <w:r>
        <w:rPr>
          <w:rFonts w:ascii="Arial" w:eastAsia="Times New Roman" w:hAnsi="Arial" w:cs="Arial"/>
          <w:color w:val="000000"/>
          <w:sz w:val="22"/>
          <w:szCs w:val="22"/>
        </w:rPr>
        <w:t xml:space="preserve"> to high</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del w:id="1" w:author="Maria Neimark Geffen" w:date="2021-05-03T11:11:00Z">
        <w:r w:rsidR="00137023" w:rsidDel="00741167">
          <w:rPr>
            <w:rFonts w:ascii="Arial" w:eastAsia="Times New Roman" w:hAnsi="Arial" w:cs="Arial"/>
            <w:color w:val="000000"/>
            <w:sz w:val="22"/>
            <w:szCs w:val="22"/>
          </w:rPr>
          <w:delText>We found that AC</w:delText>
        </w:r>
      </w:del>
      <w:ins w:id="2" w:author="Maria Neimark Geffen" w:date="2021-05-03T11:11:00Z">
        <w:r w:rsidR="00741167">
          <w:rPr>
            <w:rFonts w:ascii="Arial" w:eastAsia="Times New Roman" w:hAnsi="Arial" w:cs="Arial"/>
            <w:color w:val="000000"/>
            <w:sz w:val="22"/>
            <w:szCs w:val="22"/>
          </w:rPr>
          <w:t>The auditory cortex</w:t>
        </w:r>
      </w:ins>
      <w:r w:rsidR="00137023">
        <w:rPr>
          <w:rFonts w:ascii="Arial" w:eastAsia="Times New Roman" w:hAnsi="Arial" w:cs="Arial"/>
          <w:color w:val="000000"/>
          <w:sz w:val="22"/>
          <w:szCs w:val="22"/>
        </w:rPr>
        <w:t xml:space="preserve"> was </w:t>
      </w:r>
      <w:del w:id="3" w:author="Maria Neimark Geffen" w:date="2021-05-03T11:11:00Z">
        <w:r w:rsidR="00137023" w:rsidDel="00741167">
          <w:rPr>
            <w:rFonts w:ascii="Arial" w:eastAsia="Times New Roman" w:hAnsi="Arial" w:cs="Arial"/>
            <w:color w:val="000000"/>
            <w:sz w:val="22"/>
            <w:szCs w:val="22"/>
          </w:rPr>
          <w:delText xml:space="preserve">necessary </w:delText>
        </w:r>
      </w:del>
      <w:ins w:id="4" w:author="Maria Neimark Geffen" w:date="2021-05-03T11:11:00Z">
        <w:r w:rsidR="00741167">
          <w:rPr>
            <w:rFonts w:ascii="Arial" w:eastAsia="Times New Roman" w:hAnsi="Arial" w:cs="Arial"/>
            <w:color w:val="000000"/>
            <w:sz w:val="22"/>
            <w:szCs w:val="22"/>
          </w:rPr>
          <w:t xml:space="preserve">required </w:t>
        </w:r>
      </w:ins>
      <w:r w:rsidR="00137023">
        <w:rPr>
          <w:rFonts w:ascii="Arial" w:eastAsia="Times New Roman" w:hAnsi="Arial" w:cs="Arial"/>
          <w:color w:val="000000"/>
          <w:sz w:val="22"/>
          <w:szCs w:val="22"/>
        </w:rPr>
        <w:t xml:space="preserve">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del w:id="5" w:author="Maria Neimark Geffen" w:date="2021-05-03T11:11:00Z">
        <w:r w:rsidR="00BC78DD" w:rsidDel="00C211CE">
          <w:rPr>
            <w:rFonts w:ascii="Arial" w:eastAsia="Times New Roman" w:hAnsi="Arial" w:cs="Arial"/>
            <w:color w:val="000000"/>
            <w:sz w:val="22"/>
            <w:szCs w:val="22"/>
          </w:rPr>
          <w:delText>Additionally</w:delText>
        </w:r>
        <w:r w:rsidR="008D68A8" w:rsidDel="00C211CE">
          <w:rPr>
            <w:rFonts w:ascii="Arial" w:eastAsia="Times New Roman" w:hAnsi="Arial" w:cs="Arial"/>
            <w:color w:val="000000"/>
            <w:sz w:val="22"/>
            <w:szCs w:val="22"/>
          </w:rPr>
          <w:delText>, t</w:delText>
        </w:r>
      </w:del>
      <w:ins w:id="6" w:author="Maria Neimark Geffen" w:date="2021-05-03T11:11:00Z">
        <w:r w:rsidR="00C211CE">
          <w:rPr>
            <w:rFonts w:ascii="Arial" w:eastAsia="Times New Roman" w:hAnsi="Arial" w:cs="Arial"/>
            <w:color w:val="000000"/>
            <w:sz w:val="22"/>
            <w:szCs w:val="22"/>
          </w:rPr>
          <w:t>T</w:t>
        </w:r>
      </w:ins>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w:t>
      </w:r>
      <w:commentRangeStart w:id="7"/>
      <w:r w:rsidR="00247E70" w:rsidRPr="003A75F6">
        <w:rPr>
          <w:rFonts w:ascii="Arial" w:eastAsia="Times New Roman" w:hAnsi="Arial" w:cs="Arial"/>
          <w:color w:val="000000"/>
          <w:sz w:val="22"/>
          <w:szCs w:val="22"/>
        </w:rPr>
        <w:t>influence</w:t>
      </w:r>
      <w:commentRangeEnd w:id="7"/>
      <w:r w:rsidR="00C211CE">
        <w:rPr>
          <w:rStyle w:val="CommentReference"/>
        </w:rPr>
        <w:commentReference w:id="7"/>
      </w:r>
      <w:r w:rsidR="00BC78DD">
        <w:rPr>
          <w:rFonts w:ascii="Arial" w:eastAsia="Times New Roman" w:hAnsi="Arial" w:cs="Arial"/>
          <w:color w:val="000000"/>
          <w:sz w:val="22"/>
          <w:szCs w:val="22"/>
        </w:rPr>
        <w:t xml:space="preserve"> perceptual</w:t>
      </w:r>
      <w:r w:rsidR="00247E70" w:rsidRPr="003A75F6">
        <w:rPr>
          <w:rFonts w:ascii="Arial" w:eastAsia="Times New Roman" w:hAnsi="Arial" w:cs="Arial"/>
          <w:color w:val="000000"/>
          <w:sz w:val="22"/>
          <w:szCs w:val="22"/>
        </w:rPr>
        <w:t xml:space="preserve"> behavior.</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8"/>
      <w:r w:rsidRPr="003A75F6">
        <w:rPr>
          <w:rFonts w:ascii="Arial" w:eastAsia="Times New Roman" w:hAnsi="Arial" w:cs="Arial"/>
          <w:b/>
          <w:bCs/>
          <w:color w:val="000000"/>
          <w:sz w:val="22"/>
          <w:szCs w:val="22"/>
        </w:rPr>
        <w:t>Introduction</w:t>
      </w:r>
      <w:commentRangeEnd w:id="8"/>
      <w:r w:rsidR="00C16C6F">
        <w:rPr>
          <w:rStyle w:val="CommentReference"/>
        </w:rPr>
        <w:commentReference w:id="8"/>
      </w:r>
    </w:p>
    <w:p w14:paraId="6AA6EA4B" w14:textId="77777777" w:rsidR="00247E70" w:rsidRPr="003A75F6" w:rsidRDefault="00247E70" w:rsidP="000A7884">
      <w:pPr>
        <w:jc w:val="both"/>
        <w:rPr>
          <w:rFonts w:ascii="Arial" w:eastAsia="Times New Roman" w:hAnsi="Arial" w:cs="Arial"/>
          <w:sz w:val="22"/>
          <w:szCs w:val="22"/>
        </w:rPr>
      </w:pPr>
    </w:p>
    <w:p w14:paraId="20772FCA" w14:textId="52149F99" w:rsidR="00247E70" w:rsidRDefault="0031158D" w:rsidP="005B17F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As we navigate the world around us, the statistics of the environment can </w:t>
      </w:r>
      <w:commentRangeStart w:id="9"/>
      <w:r>
        <w:rPr>
          <w:rFonts w:ascii="Arial" w:eastAsia="Times New Roman" w:hAnsi="Arial" w:cs="Arial"/>
          <w:color w:val="000000"/>
          <w:sz w:val="22"/>
          <w:szCs w:val="22"/>
        </w:rPr>
        <w:t>change dramatically</w:t>
      </w:r>
      <w:commentRangeEnd w:id="9"/>
      <w:r w:rsidR="00C211CE">
        <w:rPr>
          <w:rStyle w:val="CommentReference"/>
        </w:rPr>
        <w:commentReference w:id="9"/>
      </w:r>
      <w:r>
        <w:rPr>
          <w:rFonts w:ascii="Arial" w:eastAsia="Times New Roman" w:hAnsi="Arial" w:cs="Arial"/>
          <w:color w:val="000000"/>
          <w:sz w:val="22"/>
          <w:szCs w:val="22"/>
        </w:rPr>
        <w:t>.</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w:t>
      </w:r>
      <w:r w:rsidR="00243817">
        <w:rPr>
          <w:rFonts w:ascii="Arial" w:eastAsia="Times New Roman" w:hAnsi="Arial" w:cs="Arial"/>
          <w:color w:val="000000"/>
          <w:sz w:val="22"/>
          <w:szCs w:val="22"/>
        </w:rPr>
        <w:fldChar w:fldCharType="begin" w:fldLock="1"/>
      </w:r>
      <w:r w:rsidR="00243817">
        <w:rPr>
          <w:rFonts w:ascii="Arial" w:eastAsia="Times New Roman"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[1]","plainTextFormattedCitation":"[1]","previouslyFormattedCitation":"[1]"},"properties":{"noteIndex":0},"schema":"https://github.com/citation-style-language/schema/raw/master/csl-citation.json"}</w:instrText>
      </w:r>
      <w:r w:rsidR="00243817">
        <w:rPr>
          <w:rFonts w:ascii="Arial" w:eastAsia="Times New Roman" w:hAnsi="Arial" w:cs="Arial"/>
          <w:color w:val="000000"/>
          <w:sz w:val="22"/>
          <w:szCs w:val="22"/>
        </w:rPr>
        <w:fldChar w:fldCharType="separate"/>
      </w:r>
      <w:r w:rsidR="00243817" w:rsidRPr="00243817">
        <w:rPr>
          <w:rFonts w:ascii="Arial" w:eastAsia="Times New Roman" w:hAnsi="Arial" w:cs="Arial"/>
          <w:noProof/>
          <w:color w:val="000000"/>
          <w:sz w:val="22"/>
          <w:szCs w:val="22"/>
        </w:rPr>
        <w:t>[1]</w:t>
      </w:r>
      <w:r w:rsidR="00243817">
        <w:rPr>
          <w:rFonts w:ascii="Arial" w:eastAsia="Times New Roman" w:hAnsi="Arial" w:cs="Arial"/>
          <w:color w:val="000000"/>
          <w:sz w:val="22"/>
          <w:szCs w:val="22"/>
        </w:rPr>
        <w:fldChar w:fldCharType="end"/>
      </w:r>
      <w:r w:rsidR="00902E1C">
        <w:rPr>
          <w:rFonts w:ascii="Arial" w:eastAsia="Times New Roman" w:hAnsi="Arial" w:cs="Arial"/>
          <w:color w:val="000000"/>
          <w:sz w:val="22"/>
          <w:szCs w:val="22"/>
        </w:rPr>
        <w:t>. Thus,</w:t>
      </w:r>
      <w:r w:rsidR="008E526F">
        <w:rPr>
          <w:rFonts w:ascii="Arial" w:eastAsia="Times New Roman" w:hAnsi="Arial" w:cs="Arial"/>
          <w:color w:val="000000"/>
          <w:sz w:val="22"/>
          <w:szCs w:val="22"/>
        </w:rPr>
        <w:t xml:space="preserve"> </w:t>
      </w:r>
      <w:r w:rsidR="00902E1C">
        <w:rPr>
          <w:rFonts w:ascii="Arial" w:eastAsia="Times New Roman" w:hAnsi="Arial" w:cs="Arial"/>
          <w:color w:val="000000"/>
          <w:sz w:val="22"/>
          <w:szCs w:val="22"/>
        </w:rPr>
        <w:t>through adaptation of their response properties, neurons</w:t>
      </w:r>
      <w:r w:rsidR="00243817">
        <w:rPr>
          <w:rFonts w:ascii="Arial" w:eastAsia="Times New Roman" w:hAnsi="Arial" w:cs="Arial"/>
          <w:color w:val="000000"/>
          <w:sz w:val="22"/>
          <w:szCs w:val="22"/>
        </w:rPr>
        <w:t xml:space="preserve"> can</w:t>
      </w:r>
      <w:r w:rsidR="00E63E32">
        <w:rPr>
          <w:rFonts w:ascii="Arial" w:eastAsia="Times New Roman" w:hAnsi="Arial" w:cs="Arial"/>
          <w:color w:val="000000"/>
          <w:sz w:val="22"/>
          <w:szCs w:val="22"/>
        </w:rPr>
        <w:t xml:space="preserve">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r w:rsidR="009C2665">
        <w:rPr>
          <w:rFonts w:ascii="Arial" w:eastAsia="Times New Roman" w:hAnsi="Arial" w:cs="Arial"/>
          <w:color w:val="000000"/>
          <w:sz w:val="22"/>
          <w:szCs w:val="22"/>
        </w:rPr>
        <w:t>within many types of environments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[2–4]","plainTextFormattedCitation":"[2–4]","previouslyFormattedCitation":"[2–4]"},"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B350C">
        <w:rPr>
          <w:rFonts w:ascii="Cambria Math" w:eastAsia="Times New Roman" w:hAnsi="Cambria Math" w:cs="Cambria Math"/>
          <w:color w:val="000000"/>
          <w:sz w:val="22"/>
          <w:szCs w:val="22"/>
        </w:rPr>
        <w:instrText>∼</w:instrText>
      </w:r>
      <w:r w:rsidR="007B350C">
        <w:rPr>
          <w:rFonts w:ascii="Arial" w:eastAsia="Times New Roman"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circuitry","type":"article-journal","volume":"36"},"uris":["http://www.mendeley.com/documents/?uuid=88828733-d240-4b26-aeff-206511886102"]},{"id":"ITEM-3","itemData":{"DOI":"10.1038/nature06563","ISSN":"14764687","PMID":"18337822","abstract":"Our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nerve","type":"article-journal","volume":"108"},"uris":["http://www.mendeley.com/documents/?uuid=9153e2d1-e8c3-4a14-95c3-814cacf29108"]},{"id":"ITEM-8","itemData":{"DOI":"10.1038/nn1541","ISBN":"1097-6256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[5–13]","plainTextFormattedCitation":"[5–13]","previouslyFormattedCitation":"[5–13]"},"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[5–13]</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oming sounds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Cortex","type":"article-journal","volume":"70"},"uris":["http://www.mendeley.com/documents/?uuid=2792adbc-140c-3b80-96fd-bc3423ca1f63"]},{"id":"ITEM-2","itemData":{"DOI":"10.1371/journal.pbio.1001710","ISSN":"15449173","PMID":"24265596","abstract":"Identifying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 © 2013 Rabinowitz et al.","author":[{"dropping-particle":"","family":"Rabinowitz","given":"Neil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Biology","id":"ITEM-2","issue":"11","issued":{"date-parts":[["2013","11"]]},"title":"Constructing Noise-Invariant Representations of Sound in the Auditory Pathway","type":"article-journal","volume":"11"},"uris":["http://www.mendeley.com/documents/?uuid=7ff699e5-7e58-3086-904c-860792d06e47"]},{"id":"ITEM-3","itemData":{"DOI":"10.1113/jphysiol.2014.274886","ISBN":"1469-7793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[14–18]","plainTextFormattedCitation":"[14–18]","previouslyFormattedCitation":"[14–18]"},"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[14–18]</w:t>
      </w:r>
      <w:r w:rsidR="006D783C">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w:t>
      </w:r>
      <w:r w:rsidR="005A2B58">
        <w:rPr>
          <w:rFonts w:ascii="Arial" w:eastAsia="Times New Roman" w:hAnsi="Arial" w:cs="Arial"/>
          <w:color w:val="000000"/>
          <w:sz w:val="22"/>
          <w:szCs w:val="22"/>
        </w:rPr>
        <w:t xml:space="preserve">has </w:t>
      </w:r>
      <w:r w:rsidR="00373899">
        <w:rPr>
          <w:rFonts w:ascii="Arial" w:eastAsia="Times New Roman" w:hAnsi="Arial" w:cs="Arial"/>
          <w:color w:val="000000"/>
          <w:sz w:val="22"/>
          <w:szCs w:val="22"/>
        </w:rPr>
        <w:t xml:space="preserve">not been previously established. </w:t>
      </w:r>
    </w:p>
    <w:p w14:paraId="3A081AB5" w14:textId="1C8E3B8D"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 xml:space="preserve">The efficient coding hypothesis has been formally implemented through normative models of </w:t>
      </w:r>
      <w:commentRangeStart w:id="10"/>
      <w:r>
        <w:rPr>
          <w:rFonts w:ascii="Arial" w:eastAsia="Times New Roman" w:hAnsi="Arial" w:cs="Arial"/>
          <w:sz w:val="22"/>
          <w:szCs w:val="22"/>
        </w:rPr>
        <w:t>brain function</w:t>
      </w:r>
      <w:commentRangeEnd w:id="10"/>
      <w:r w:rsidR="006D66F0">
        <w:rPr>
          <w:rStyle w:val="CommentReference"/>
        </w:rPr>
        <w:commentReference w:id="10"/>
      </w:r>
      <w:r w:rsidR="006D783C">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nerve","type":"article-journal","volume":"108"},"uris":["http://www.mendeley.com/documents/?uuid=438fba30-5adb-4686-98a4-d17d6162bf8a"]},{"id":"ITEM-3","itemData":{"DOI":"10.1371/journal.pcbi.1004315","abstract":"Neurons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[3,19–22]","plainTextFormattedCitation":"[3,19–22]","previouslyFormattedCitation":"[3,19–22]"},"properties":{"noteIndex":0},"schema":"https://github.com/citation-style-language/schema/raw/master/csl-citation.json"}</w:instrText>
      </w:r>
      <w:r w:rsidR="006D783C">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[3,19–22]</w:t>
      </w:r>
      <w:r w:rsidR="006D783C">
        <w:rPr>
          <w:rFonts w:ascii="Arial" w:eastAsia="Times New Roman" w:hAnsi="Arial" w:cs="Arial"/>
          <w:sz w:val="22"/>
          <w:szCs w:val="22"/>
        </w:rPr>
        <w:fldChar w:fldCharType="end"/>
      </w:r>
      <w:r>
        <w:rPr>
          <w:rFonts w:ascii="Arial" w:eastAsia="Times New Roman" w:hAnsi="Arial" w:cs="Arial"/>
          <w:sz w:val="22"/>
          <w:szCs w:val="22"/>
        </w:rPr>
        <w:t xml:space="preserve">. </w:t>
      </w:r>
      <w:commentRangeStart w:id="11"/>
      <w:r>
        <w:rPr>
          <w:rFonts w:ascii="Arial" w:eastAsia="Times New Roman" w:hAnsi="Arial" w:cs="Arial"/>
          <w:sz w:val="22"/>
          <w:szCs w:val="22"/>
        </w:rPr>
        <w:t xml:space="preserve">These models allow </w:t>
      </w:r>
      <w:r w:rsidR="00902E1C">
        <w:rPr>
          <w:rFonts w:ascii="Arial" w:eastAsia="Times New Roman" w:hAnsi="Arial" w:cs="Arial"/>
          <w:sz w:val="22"/>
          <w:szCs w:val="22"/>
        </w:rPr>
        <w:t>us to simulate how neural function constrains behavior and to assess whether and how neuronal adaptation shapes sensory representations</w:t>
      </w:r>
      <w:r>
        <w:rPr>
          <w:rFonts w:ascii="Arial" w:eastAsia="Times New Roman" w:hAnsi="Arial" w:cs="Arial"/>
          <w:sz w:val="22"/>
          <w:szCs w:val="22"/>
        </w:rPr>
        <w:t>.</w:t>
      </w:r>
      <w:r w:rsidR="006670B4" w:rsidRPr="006670B4">
        <w:rPr>
          <w:rFonts w:ascii="Arial" w:eastAsia="Times New Roman" w:hAnsi="Arial" w:cs="Arial"/>
          <w:color w:val="000000"/>
          <w:sz w:val="22"/>
          <w:szCs w:val="22"/>
        </w:rPr>
        <w:t xml:space="preserve"> </w:t>
      </w:r>
      <w:commentRangeEnd w:id="11"/>
      <w:r w:rsidR="009C2665">
        <w:rPr>
          <w:rStyle w:val="CommentReference"/>
        </w:rPr>
        <w:commentReference w:id="11"/>
      </w:r>
      <w:commentRangeStart w:id="12"/>
      <w:r w:rsidR="002C27AF">
        <w:rPr>
          <w:rFonts w:ascii="Arial" w:eastAsia="Times New Roman" w:hAnsi="Arial" w:cs="Arial"/>
          <w:color w:val="000000"/>
          <w:sz w:val="22"/>
          <w:szCs w:val="22"/>
        </w:rPr>
        <w:t>T</w:t>
      </w:r>
      <w:r w:rsidR="00902E1C">
        <w:rPr>
          <w:rFonts w:ascii="Arial" w:eastAsia="Times New Roman" w:hAnsi="Arial" w:cs="Arial"/>
          <w:color w:val="000000"/>
          <w:sz w:val="22"/>
          <w:szCs w:val="22"/>
        </w:rPr>
        <w:t xml:space="preserve">here has been previous work </w:t>
      </w:r>
      <w:r w:rsidR="002C27AF">
        <w:rPr>
          <w:rFonts w:ascii="Arial" w:eastAsia="Times New Roman" w:hAnsi="Arial" w:cs="Arial"/>
          <w:color w:val="000000"/>
          <w:sz w:val="22"/>
          <w:szCs w:val="22"/>
        </w:rPr>
        <w:t>demonstrating that efficient codes</w:t>
      </w:r>
      <w:r w:rsidR="005A2B58">
        <w:rPr>
          <w:rFonts w:ascii="Arial" w:eastAsia="Times New Roman" w:hAnsi="Arial" w:cs="Arial"/>
          <w:color w:val="000000"/>
          <w:sz w:val="22"/>
          <w:szCs w:val="22"/>
        </w:rPr>
        <w:t xml:space="preserve"> can</w:t>
      </w:r>
      <w:r w:rsidR="002C27AF">
        <w:rPr>
          <w:rFonts w:ascii="Arial" w:eastAsia="Times New Roman" w:hAnsi="Arial" w:cs="Arial"/>
          <w:color w:val="000000"/>
          <w:sz w:val="22"/>
          <w:szCs w:val="22"/>
        </w:rPr>
        <w:t xml:space="preserve"> explain psychophysical biases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[23]","plainTextFormattedCitation":"[23]","previouslyFormattedCitation":"[23]"},"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[23]</w:t>
      </w:r>
      <w:r w:rsidR="006D783C">
        <w:rPr>
          <w:rFonts w:ascii="Arial" w:eastAsia="Times New Roman" w:hAnsi="Arial" w:cs="Arial"/>
          <w:color w:val="000000"/>
          <w:sz w:val="22"/>
          <w:szCs w:val="22"/>
        </w:rPr>
        <w:fldChar w:fldCharType="end"/>
      </w:r>
      <w:r w:rsidR="006670B4">
        <w:rPr>
          <w:rFonts w:ascii="Arial" w:eastAsia="Times New Roman" w:hAnsi="Arial" w:cs="Arial"/>
          <w:color w:val="000000"/>
          <w:sz w:val="22"/>
          <w:szCs w:val="22"/>
        </w:rPr>
        <w:t xml:space="preserve"> </w:t>
      </w:r>
      <w:commentRangeEnd w:id="12"/>
      <w:r w:rsidR="009C2665">
        <w:rPr>
          <w:rStyle w:val="CommentReference"/>
        </w:rPr>
        <w:commentReference w:id="12"/>
      </w:r>
      <w:r w:rsidR="002C27AF">
        <w:rPr>
          <w:rFonts w:ascii="Arial" w:eastAsia="Times New Roman" w:hAnsi="Arial" w:cs="Arial"/>
          <w:color w:val="000000"/>
          <w:sz w:val="22"/>
          <w:szCs w:val="22"/>
        </w:rPr>
        <w:t>and</w:t>
      </w:r>
      <w:r w:rsidR="005A2B58">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 xml:space="preserve">shape </w:t>
      </w:r>
      <w:r w:rsidR="00B12E24">
        <w:rPr>
          <w:rFonts w:ascii="Arial" w:eastAsia="Times New Roman" w:hAnsi="Arial" w:cs="Arial"/>
          <w:color w:val="000000"/>
          <w:sz w:val="22"/>
          <w:szCs w:val="22"/>
        </w:rPr>
        <w:t xml:space="preserve">the </w:t>
      </w:r>
      <w:r w:rsidR="006D783C">
        <w:rPr>
          <w:rFonts w:ascii="Arial" w:eastAsia="Times New Roman" w:hAnsi="Arial" w:cs="Arial"/>
          <w:color w:val="000000"/>
          <w:sz w:val="22"/>
          <w:szCs w:val="22"/>
        </w:rPr>
        <w:t xml:space="preserve">rate </w:t>
      </w:r>
      <w:r w:rsidR="00B12E24">
        <w:rPr>
          <w:rFonts w:ascii="Arial" w:eastAsia="Times New Roman" w:hAnsi="Arial" w:cs="Arial"/>
          <w:color w:val="000000"/>
          <w:sz w:val="22"/>
          <w:szCs w:val="22"/>
        </w:rPr>
        <w:t>of information transmission when stimulus statistics change dynamically</w:t>
      </w:r>
      <w:r w:rsidR="006D783C">
        <w:rPr>
          <w:rFonts w:ascii="Arial" w:eastAsia="Times New Roman" w:hAnsi="Arial" w:cs="Arial"/>
          <w:color w:val="000000"/>
          <w:sz w:val="22"/>
          <w:szCs w:val="22"/>
        </w:rPr>
        <w:t xml:space="preserve"> </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[19,21,22]","plainTextFormattedCitation":"[19,21,22]","previouslyFormattedCitation":"[19,21,22]"},"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[19,21,22]</w:t>
      </w:r>
      <w:r w:rsidR="006D783C">
        <w:rPr>
          <w:rFonts w:ascii="Arial" w:eastAsia="Times New Roman" w:hAnsi="Arial" w:cs="Arial"/>
          <w:color w:val="000000"/>
          <w:sz w:val="22"/>
          <w:szCs w:val="22"/>
        </w:rPr>
        <w:fldChar w:fldCharType="end"/>
      </w:r>
      <w:r w:rsidR="002C27AF">
        <w:rPr>
          <w:rFonts w:ascii="Arial" w:eastAsia="Times New Roman"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eastAsia="Times New Roman" w:hAnsi="Arial" w:cs="Arial"/>
          <w:color w:val="000000"/>
          <w:sz w:val="22"/>
          <w:szCs w:val="22"/>
        </w:rPr>
        <w:t>simultaneously</w:t>
      </w:r>
      <w:r w:rsidR="002C27AF">
        <w:rPr>
          <w:rFonts w:ascii="Arial" w:eastAsia="Times New Roman" w:hAnsi="Arial" w:cs="Arial"/>
          <w:color w:val="000000"/>
          <w:sz w:val="22"/>
          <w:szCs w:val="22"/>
        </w:rPr>
        <w:t xml:space="preserve"> measured. </w:t>
      </w:r>
      <w:r w:rsidR="00B12E24">
        <w:rPr>
          <w:rFonts w:ascii="Arial" w:eastAsia="Times New Roman" w:hAnsi="Arial" w:cs="Arial"/>
          <w:color w:val="000000"/>
          <w:sz w:val="22"/>
          <w:szCs w:val="22"/>
        </w:rPr>
        <w:t xml:space="preserve">As such, there are no studies combining behavioral psychophysics with recordings of brain activity to </w:t>
      </w:r>
      <w:r w:rsidR="006D783C">
        <w:rPr>
          <w:rFonts w:ascii="Arial" w:eastAsia="Times New Roman" w:hAnsi="Arial" w:cs="Arial"/>
          <w:color w:val="000000"/>
          <w:sz w:val="22"/>
          <w:szCs w:val="22"/>
        </w:rPr>
        <w:t xml:space="preserve">simultaneously </w:t>
      </w:r>
      <w:r w:rsidR="00B12E24">
        <w:rPr>
          <w:rFonts w:ascii="Arial" w:eastAsia="Times New Roman" w:hAnsi="Arial" w:cs="Arial"/>
          <w:color w:val="000000"/>
          <w:sz w:val="22"/>
          <w:szCs w:val="22"/>
        </w:rPr>
        <w:t>test the neural assumptions and behavioral predictions of these models.</w:t>
      </w:r>
    </w:p>
    <w:p w14:paraId="5ED7EB13" w14:textId="19F84424" w:rsidR="001935CF" w:rsidRPr="003A75F6" w:rsidRDefault="00CA4356" w:rsidP="001935CF">
      <w:pPr>
        <w:ind w:firstLine="720"/>
        <w:jc w:val="both"/>
        <w:rPr>
          <w:rFonts w:ascii="Arial" w:eastAsia="Times New Roman" w:hAnsi="Arial" w:cs="Arial"/>
          <w:sz w:val="22"/>
          <w:szCs w:val="22"/>
        </w:rPr>
      </w:pPr>
      <w:del w:id="13" w:author="Maria Neimark Geffen" w:date="2021-05-03T11:13:00Z">
        <w:r w:rsidDel="00B843A4">
          <w:rPr>
            <w:rFonts w:ascii="Arial" w:eastAsia="Times New Roman" w:hAnsi="Arial" w:cs="Arial"/>
            <w:sz w:val="22"/>
            <w:szCs w:val="22"/>
          </w:rPr>
          <w:delText>A</w:delText>
        </w:r>
        <w:r w:rsidR="001935CF" w:rsidDel="00B843A4">
          <w:rPr>
            <w:rFonts w:ascii="Arial" w:eastAsia="Times New Roman" w:hAnsi="Arial" w:cs="Arial"/>
            <w:sz w:val="22"/>
            <w:szCs w:val="22"/>
          </w:rPr>
          <w:delText>t the psychophysical</w:delText>
        </w:r>
      </w:del>
      <w:ins w:id="14" w:author="Maria Neimark Geffen" w:date="2021-05-03T11:13:00Z">
        <w:r w:rsidR="00B843A4">
          <w:rPr>
            <w:rFonts w:ascii="Arial" w:eastAsia="Times New Roman" w:hAnsi="Arial" w:cs="Arial"/>
            <w:sz w:val="22"/>
            <w:szCs w:val="22"/>
          </w:rPr>
          <w:t>Psychophysical studies</w:t>
        </w:r>
      </w:ins>
      <w:r w:rsidR="001935CF">
        <w:rPr>
          <w:rFonts w:ascii="Arial" w:eastAsia="Times New Roman" w:hAnsi="Arial" w:cs="Arial"/>
          <w:sz w:val="22"/>
          <w:szCs w:val="22"/>
        </w:rPr>
        <w:t xml:space="preserve"> </w:t>
      </w:r>
      <w:del w:id="15" w:author="Maria Neimark Geffen" w:date="2021-05-03T11:13:00Z">
        <w:r w:rsidR="001935CF" w:rsidDel="00B843A4">
          <w:rPr>
            <w:rFonts w:ascii="Arial" w:eastAsia="Times New Roman" w:hAnsi="Arial" w:cs="Arial"/>
            <w:sz w:val="22"/>
            <w:szCs w:val="22"/>
          </w:rPr>
          <w:delText>level,</w:delText>
        </w:r>
      </w:del>
      <w:ins w:id="16" w:author="Maria Neimark Geffen" w:date="2021-05-03T11:13:00Z">
        <w:r w:rsidR="00B843A4">
          <w:rPr>
            <w:rFonts w:ascii="Arial" w:eastAsia="Times New Roman" w:hAnsi="Arial" w:cs="Arial"/>
            <w:sz w:val="22"/>
            <w:szCs w:val="22"/>
          </w:rPr>
          <w:t>suggest that</w:t>
        </w:r>
      </w:ins>
      <w:r w:rsidR="001935CF">
        <w:rPr>
          <w:rFonts w:ascii="Arial" w:eastAsia="Times New Roman" w:hAnsi="Arial" w:cs="Arial"/>
          <w:sz w:val="22"/>
          <w:szCs w:val="22"/>
        </w:rPr>
        <w:t xml:space="preserve"> the auditory system exhibits adaptation to </w:t>
      </w:r>
      <w:r w:rsidR="002C27AF">
        <w:rPr>
          <w:rFonts w:ascii="Arial" w:eastAsia="Times New Roman" w:hAnsi="Arial" w:cs="Arial"/>
          <w:sz w:val="22"/>
          <w:szCs w:val="22"/>
        </w:rPr>
        <w:t>acoustic</w:t>
      </w:r>
      <w:r w:rsidR="001935CF">
        <w:rPr>
          <w:rFonts w:ascii="Arial" w:eastAsia="Times New Roman" w:hAnsi="Arial" w:cs="Arial"/>
          <w:sz w:val="22"/>
          <w:szCs w:val="22"/>
        </w:rPr>
        <w:t xml:space="preserve"> contrast. In humans, </w:t>
      </w:r>
      <w:r w:rsidR="00956FC7">
        <w:rPr>
          <w:rFonts w:ascii="Arial" w:eastAsia="Times New Roman" w:hAnsi="Arial" w:cs="Arial"/>
          <w:sz w:val="22"/>
          <w:szCs w:val="22"/>
        </w:rPr>
        <w:t>target volume discriminability is greater in low contrast than in high</w:t>
      </w:r>
      <w:r w:rsidR="00956FC7">
        <w:rPr>
          <w:rFonts w:ascii="Arial" w:eastAsia="Times New Roman" w:hAnsi="Arial" w:cs="Arial"/>
          <w:color w:val="000000"/>
          <w:sz w:val="22"/>
          <w:szCs w:val="22"/>
        </w:rPr>
        <w:t>, an effect</w:t>
      </w:r>
      <w:r w:rsidR="001935CF" w:rsidRPr="003A75F6">
        <w:rPr>
          <w:rFonts w:ascii="Arial" w:eastAsia="Times New Roman" w:hAnsi="Arial" w:cs="Arial"/>
          <w:color w:val="000000"/>
          <w:sz w:val="22"/>
          <w:szCs w:val="22"/>
        </w:rPr>
        <w:t xml:space="preserve"> consistent with </w:t>
      </w:r>
      <w:r w:rsidR="00956FC7">
        <w:rPr>
          <w:rFonts w:ascii="Arial" w:eastAsia="Times New Roman" w:hAnsi="Arial" w:cs="Arial"/>
          <w:color w:val="000000"/>
          <w:sz w:val="22"/>
          <w:szCs w:val="22"/>
        </w:rPr>
        <w:t>gain control observed in</w:t>
      </w:r>
      <w:r w:rsidR="001935CF">
        <w:rPr>
          <w:rFonts w:ascii="Arial" w:eastAsia="Times New Roman" w:hAnsi="Arial" w:cs="Arial"/>
          <w:color w:val="000000"/>
          <w:sz w:val="22"/>
          <w:szCs w:val="22"/>
        </w:rPr>
        <w:t xml:space="preserve"> primary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956FC7">
        <w:rPr>
          <w:rFonts w:ascii="Arial" w:eastAsia="Times New Roman" w:hAnsi="Arial" w:cs="Arial"/>
          <w:color w:val="000000"/>
          <w:sz w:val="22"/>
          <w:szCs w:val="22"/>
        </w:rPr>
        <w:fldChar w:fldCharType="end"/>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[10]","plainTextFormattedCitation":"[10]","previouslyFormattedCitation":"[10]"},"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[10]</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r w:rsidR="001935CF">
        <w:rPr>
          <w:rFonts w:ascii="Arial" w:eastAsia="Times New Roman" w:hAnsi="Arial" w:cs="Arial"/>
          <w:color w:val="000000"/>
          <w:sz w:val="22"/>
          <w:szCs w:val="22"/>
        </w:rPr>
        <w:t xml:space="preserve"> </w:t>
      </w:r>
      <w:r w:rsidR="001935CF" w:rsidRPr="003A75F6">
        <w:rPr>
          <w:rFonts w:ascii="Arial" w:eastAsia="Times New Roman" w:hAnsi="Arial" w:cs="Arial"/>
          <w:color w:val="000000"/>
          <w:sz w:val="22"/>
          <w:szCs w:val="22"/>
        </w:rPr>
        <w:t xml:space="preserve">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7A4F4F9E"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detection of targets </w:t>
      </w:r>
      <w:r w:rsidR="000D45EC">
        <w:rPr>
          <w:rFonts w:ascii="Arial" w:eastAsia="Times New Roman" w:hAnsi="Arial" w:cs="Arial"/>
          <w:sz w:val="22"/>
          <w:szCs w:val="22"/>
        </w:rPr>
        <w:t>given changes in</w:t>
      </w:r>
      <w:r>
        <w:rPr>
          <w:rFonts w:ascii="Arial" w:eastAsia="Times New Roman" w:hAnsi="Arial" w:cs="Arial"/>
          <w:sz w:val="22"/>
          <w:szCs w:val="22"/>
        </w:rPr>
        <w:t xml:space="preserve"> background sound contrast.</w:t>
      </w:r>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r w:rsidR="000D45EC">
        <w:rPr>
          <w:rFonts w:ascii="Arial" w:eastAsia="Times New Roman" w:hAnsi="Arial" w:cs="Arial"/>
          <w:color w:val="000000"/>
          <w:sz w:val="22"/>
          <w:szCs w:val="22"/>
        </w:rPr>
        <w:t>show</w:t>
      </w:r>
      <w:r w:rsidR="00B50EC7">
        <w:rPr>
          <w:rFonts w:ascii="Arial" w:eastAsia="Times New Roman" w:hAnsi="Arial" w:cs="Arial"/>
          <w:color w:val="000000"/>
          <w:sz w:val="22"/>
          <w:szCs w:val="22"/>
        </w:rPr>
        <w:t xml:space="preserve"> that the </w:t>
      </w:r>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is predictive of task performance in a contrast-dependent manner</w:t>
      </w:r>
      <w:r w:rsidR="00AB4ACC">
        <w:rPr>
          <w:rFonts w:ascii="Arial" w:eastAsia="Times New Roman" w:hAnsi="Arial" w:cs="Arial"/>
          <w:color w:val="000000"/>
          <w:sz w:val="22"/>
          <w:szCs w:val="22"/>
        </w:rPr>
        <w:t xml:space="preserve"> </w:t>
      </w:r>
      <w:commentRangeStart w:id="17"/>
      <w:r w:rsidR="00AB4ACC">
        <w:rPr>
          <w:rFonts w:ascii="Arial" w:eastAsia="Times New Roman" w:hAnsi="Arial" w:cs="Arial"/>
          <w:color w:val="000000"/>
          <w:sz w:val="22"/>
          <w:szCs w:val="22"/>
        </w:rPr>
        <w:t>and on a trial-by-trial basis</w:t>
      </w:r>
      <w:commentRangeEnd w:id="17"/>
      <w:r w:rsidR="000D45EC">
        <w:rPr>
          <w:rStyle w:val="CommentReference"/>
        </w:rPr>
        <w:commentReference w:id="17"/>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20D92BA" w:rsidR="00D80F68" w:rsidRPr="00A9352F" w:rsidRDefault="00CB0EA1"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r w:rsidR="008855F0" w:rsidRPr="00A9352F">
        <w:rPr>
          <w:rFonts w:ascii="Arial" w:eastAsia="Times New Roman" w:hAnsi="Arial" w:cs="Arial"/>
          <w:b/>
          <w:bCs/>
          <w:color w:val="000000"/>
          <w:sz w:val="20"/>
          <w:szCs w:val="20"/>
        </w:rPr>
        <w:t xml:space="preserve">Figure 1. </w:t>
      </w:r>
    </w:p>
    <w:p w14:paraId="1556EF60" w14:textId="0194D3B0"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r w:rsidR="000D45EC">
        <w:rPr>
          <w:rFonts w:ascii="Arial" w:eastAsia="Times New Roman" w:hAnsi="Arial" w:cs="Arial"/>
          <w:color w:val="000000"/>
          <w:sz w:val="20"/>
          <w:szCs w:val="20"/>
        </w:rPr>
        <w:t>Head</w:t>
      </w:r>
      <w:r w:rsidRPr="00A9352F">
        <w:rPr>
          <w:rFonts w:ascii="Arial" w:eastAsia="Times New Roman" w:hAnsi="Arial" w:cs="Arial"/>
          <w:color w:val="000000"/>
          <w:sz w:val="20"/>
          <w:szCs w:val="20"/>
        </w:rPr>
        <w:t>-fixed</w:t>
      </w:r>
      <w:r w:rsidR="000D45EC">
        <w:rPr>
          <w:rFonts w:ascii="Arial" w:eastAsia="Times New Roman" w:hAnsi="Arial" w:cs="Arial"/>
          <w:color w:val="000000"/>
          <w:sz w:val="20"/>
          <w:szCs w:val="20"/>
        </w:rPr>
        <w:t xml:space="preserve"> mice</w:t>
      </w:r>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r w:rsidR="009578AF">
        <w:rPr>
          <w:rFonts w:ascii="Arial" w:eastAsia="Times New Roman" w:hAnsi="Arial" w:cs="Arial"/>
          <w:color w:val="000000"/>
          <w:sz w:val="20"/>
          <w:szCs w:val="20"/>
        </w:rPr>
        <w:t xml:space="preserve">with </w:t>
      </w:r>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4589C774"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29C1BC0B" w14:textId="51B57B2D" w:rsidR="00060506" w:rsidRDefault="000D45EC"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060506">
        <w:rPr>
          <w:rFonts w:ascii="Arial" w:eastAsia="Times New Roman" w:hAnsi="Arial" w:cs="Arial"/>
          <w:color w:val="000000"/>
          <w:sz w:val="20"/>
          <w:szCs w:val="20"/>
        </w:rPr>
        <w:t xml:space="preserve">Normative model of the task. </w:t>
      </w:r>
      <w:r w:rsidR="00060506" w:rsidRPr="00060506">
        <w:rPr>
          <w:rFonts w:ascii="Arial" w:eastAsia="Times New Roman" w:hAnsi="Arial" w:cs="Arial"/>
          <w:color w:val="000000"/>
          <w:sz w:val="20"/>
          <w:szCs w:val="20"/>
        </w:rPr>
        <w:t xml:space="preserve">Left inset shows volume distributions for backgrounds (light lines) and targets (dark lines) in low and high contrast. </w:t>
      </w:r>
      <w:r w:rsidR="00060506" w:rsidRPr="00A9352F">
        <w:rPr>
          <w:rFonts w:ascii="Arial" w:eastAsia="Times New Roman" w:hAnsi="Arial" w:cs="Arial"/>
          <w:color w:val="000000"/>
          <w:sz w:val="20"/>
          <w:szCs w:val="20"/>
        </w:rPr>
        <w:t>(1) Spike generation process: a 1-dimensional senso</w:t>
      </w:r>
      <w:r w:rsidR="00060506">
        <w:rPr>
          <w:rFonts w:ascii="Arial" w:eastAsia="Times New Roman" w:hAnsi="Arial" w:cs="Arial"/>
          <w:color w:val="000000"/>
          <w:sz w:val="20"/>
          <w:szCs w:val="20"/>
        </w:rPr>
        <w:t xml:space="preserve">ry </w:t>
      </w:r>
      <w:r w:rsidR="00060506" w:rsidRPr="00A9352F">
        <w:rPr>
          <w:rFonts w:ascii="Arial" w:eastAsia="Times New Roman" w:hAnsi="Arial" w:cs="Arial"/>
          <w:color w:val="000000"/>
          <w:sz w:val="20"/>
          <w:szCs w:val="20"/>
        </w:rPr>
        <w:t>stimulus</w:t>
      </w:r>
      <w:r w:rsidR="00060506">
        <w:rPr>
          <w:rFonts w:ascii="Arial" w:eastAsia="Times New Roman" w:hAnsi="Arial" w:cs="Arial"/>
          <w:color w:val="000000"/>
          <w:sz w:val="20"/>
          <w:szCs w:val="20"/>
        </w:rPr>
        <w:t xml:space="preserve"> consisting of a background</w:t>
      </w:r>
      <w:r w:rsidR="00060506" w:rsidRPr="00A9352F">
        <w:rPr>
          <w:rFonts w:ascii="Arial" w:eastAsia="Times New Roman" w:hAnsi="Arial" w:cs="Arial"/>
          <w:color w:val="000000"/>
          <w:sz w:val="20"/>
          <w:szCs w:val="20"/>
        </w:rPr>
        <w:t xml:space="preserve"> that transitions between low and high contrast</w:t>
      </w:r>
      <w:r w:rsidR="00060506">
        <w:rPr>
          <w:rFonts w:ascii="Arial" w:eastAsia="Times New Roman" w:hAnsi="Arial" w:cs="Arial"/>
          <w:color w:val="000000"/>
          <w:sz w:val="20"/>
          <w:szCs w:val="20"/>
        </w:rPr>
        <w:t xml:space="preserve"> (light lines) with superimposed targets (solid dots)</w:t>
      </w:r>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p>
    <w:p w14:paraId="5D39AFF2" w14:textId="77777777" w:rsidR="00060506" w:rsidRDefault="00060506"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 courses in c).</w:t>
      </w:r>
    </w:p>
    <w:p w14:paraId="2D6AB8E7" w14:textId="590810CF" w:rsidR="00060506" w:rsidRPr="00B90F51" w:rsidRDefault="00060506" w:rsidP="00B90F51">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B90F51">
        <w:rPr>
          <w:rFonts w:ascii="Arial" w:eastAsia="Times New Roman" w:hAnsi="Arial" w:cs="Arial"/>
          <w:color w:val="000000"/>
          <w:sz w:val="20"/>
          <w:szCs w:val="20"/>
        </w:rPr>
        <w:t>.</w:t>
      </w:r>
    </w:p>
    <w:p w14:paraId="6A7C2F43" w14:textId="3E0251D6" w:rsidR="00E53D12" w:rsidRPr="00A9352F" w:rsidRDefault="00E53D12" w:rsidP="00B90F51">
      <w:pPr>
        <w:rPr>
          <w:b/>
          <w:bCs/>
          <w:sz w:val="22"/>
          <w:szCs w:val="22"/>
        </w:rPr>
      </w:pPr>
      <w:r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18201FA5" w:rsidR="00C41270" w:rsidRDefault="00C41270" w:rsidP="00C41270">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novel target-in-noise detection task and normative model for task predictions.</w:t>
      </w:r>
    </w:p>
    <w:p w14:paraId="5627E4FC" w14:textId="69E89FAC" w:rsidR="00C41270" w:rsidRDefault="00C41270" w:rsidP="00C41270">
      <w:pPr>
        <w:ind w:firstLine="720"/>
        <w:jc w:val="both"/>
        <w:rPr>
          <w:rFonts w:ascii="Arial" w:eastAsia="Times New Roman" w:hAnsi="Arial" w:cs="Arial"/>
          <w:color w:val="000000"/>
          <w:sz w:val="22"/>
          <w:szCs w:val="22"/>
        </w:rPr>
      </w:pPr>
      <w:commentRangeStart w:id="18"/>
      <w:r>
        <w:rPr>
          <w:rFonts w:ascii="Arial" w:eastAsia="Times New Roman" w:hAnsi="Arial" w:cs="Arial"/>
          <w:color w:val="000000"/>
          <w:sz w:val="22"/>
          <w:szCs w:val="22"/>
        </w:rPr>
        <w:t xml:space="preserve">To assess how </w:t>
      </w:r>
      <w:commentRangeEnd w:id="18"/>
      <w:r w:rsidR="006512E7">
        <w:rPr>
          <w:rStyle w:val="CommentReference"/>
        </w:rPr>
        <w:commentReference w:id="18"/>
      </w:r>
      <w:r>
        <w:rPr>
          <w:rFonts w:ascii="Arial" w:eastAsia="Times New Roman" w:hAnsi="Arial" w:cs="Arial"/>
          <w:color w:val="000000"/>
          <w:sz w:val="22"/>
          <w:szCs w:val="22"/>
        </w:rPr>
        <w:t>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(Figure 1a,b). To assess behavioral sensitivity to targets, we parametrically varied target volume in each contrast (Figure 1c, top panel) and to assess behavioral adaptation, we parametrically varied target timing (Figure 1c, bottom panel).</w:t>
      </w:r>
      <w:ins w:id="19" w:author="Maria Neimark Geffen" w:date="2021-05-03T11:14:00Z">
        <w:r w:rsidR="00907CD0">
          <w:rPr>
            <w:rFonts w:ascii="Arial" w:eastAsia="Times New Roman" w:hAnsi="Arial" w:cs="Arial"/>
            <w:color w:val="000000"/>
            <w:sz w:val="22"/>
            <w:szCs w:val="22"/>
          </w:rPr>
          <w:t xml:space="preserve"> This stimulus design allowed us to qua</w:t>
        </w:r>
      </w:ins>
      <w:ins w:id="20" w:author="Maria Neimark Geffen" w:date="2021-05-03T11:15:00Z">
        <w:r w:rsidR="00907CD0">
          <w:rPr>
            <w:rFonts w:ascii="Arial" w:eastAsia="Times New Roman" w:hAnsi="Arial" w:cs="Arial"/>
            <w:color w:val="000000"/>
            <w:sz w:val="22"/>
            <w:szCs w:val="22"/>
          </w:rPr>
          <w:t>ntitatively test whether and how adaptation to background contrast manifested in behavior.</w:t>
        </w:r>
      </w:ins>
    </w:p>
    <w:p w14:paraId="124A04F5" w14:textId="5133CDCD" w:rsidR="00C41270" w:rsidRDefault="00C41270" w:rsidP="00C41270">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21"/>
      <w:r>
        <w:rPr>
          <w:rFonts w:ascii="Arial" w:eastAsia="Times New Roman" w:hAnsi="Arial" w:cs="Arial"/>
          <w:color w:val="000000"/>
          <w:sz w:val="22"/>
          <w:szCs w:val="22"/>
        </w:rPr>
        <w:t xml:space="preserve">To build an intuition </w:t>
      </w:r>
      <w:commentRangeEnd w:id="21"/>
      <w:r w:rsidR="00FE084E">
        <w:rPr>
          <w:rStyle w:val="CommentReference"/>
        </w:rPr>
        <w:commentReference w:id="21"/>
      </w:r>
      <w:r>
        <w:rPr>
          <w:rFonts w:ascii="Arial" w:eastAsia="Times New Roman" w:hAnsi="Arial" w:cs="Arial"/>
          <w:color w:val="000000"/>
          <w:sz w:val="22"/>
          <w:szCs w:val="22"/>
        </w:rPr>
        <w:t>for the effects of contrast gain control on target detectability, we simulated a neuron designed to estimate the contrast of the recent stimulus by adjusting the gain of its nonlinearity. A detailed description of the model is provided in the methods, but briefly: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1d, panels 1-3). We find that the timescale of gain control in this model has a few key features: 1) gain decreases after a switch from low-to-high contrast and vice-versa from high-to-low contrast, and, 2) gain adaptation times are asymmetric, adapting faster for high contrast than low contrast, as indicated by the time taken to reach half of the range of each curve (Figure 1d, panel 4).</w:t>
      </w:r>
    </w:p>
    <w:p w14:paraId="5546EE1B" w14:textId="0D5AE677" w:rsidR="00C41270" w:rsidRDefault="00C41270" w:rsidP="000A7884">
      <w:pPr>
        <w:jc w:val="both"/>
        <w:rPr>
          <w:rFonts w:ascii="Arial" w:eastAsia="Times New Roman" w:hAnsi="Arial" w:cs="Arial"/>
          <w:i/>
          <w:iCs/>
          <w:color w:val="000000"/>
          <w:sz w:val="22"/>
          <w:szCs w:val="22"/>
        </w:rPr>
      </w:pPr>
      <w:r>
        <w:rPr>
          <w:rFonts w:ascii="Arial" w:eastAsia="Times New Roman" w:hAnsi="Arial" w:cs="Arial"/>
          <w:color w:val="000000"/>
          <w:sz w:val="22"/>
          <w:szCs w:val="22"/>
        </w:rPr>
        <w:tab/>
        <w:t xml:space="preserve">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1e). Additionally, when holding target volume fixed and varying target time relative to the switch, we see target detection adaptation in line with model gain adaptation (as mentioned in Figure 1d, panel 4). Specifically, after a low-to-high contrast switch, targets are readily discriminable from noise, and this discriminability decreases as gain decreases, while after a high-to-low contrast switch, we see the opposite trend (Figure 1f). Next, we tested these </w:t>
      </w:r>
      <w:commentRangeStart w:id="22"/>
      <w:r>
        <w:rPr>
          <w:rFonts w:ascii="Arial" w:eastAsia="Times New Roman" w:hAnsi="Arial" w:cs="Arial"/>
          <w:color w:val="000000"/>
          <w:sz w:val="22"/>
          <w:szCs w:val="22"/>
        </w:rPr>
        <w:t>two predictions</w:t>
      </w:r>
      <w:commentRangeEnd w:id="22"/>
      <w:r w:rsidR="000F4D81">
        <w:rPr>
          <w:rStyle w:val="CommentReference"/>
        </w:rPr>
        <w:commentReference w:id="22"/>
      </w:r>
      <w:r>
        <w:rPr>
          <w:rFonts w:ascii="Arial" w:eastAsia="Times New Roman" w:hAnsi="Arial" w:cs="Arial"/>
          <w:color w:val="000000"/>
          <w:sz w:val="22"/>
          <w:szCs w:val="22"/>
        </w:rPr>
        <w:t xml:space="preserve">, 1) increased performance in low contrast, and, 2), </w:t>
      </w:r>
      <w:del w:id="23" w:author="Maria Neimark Geffen" w:date="2021-05-03T11:38:00Z">
        <w:r w:rsidDel="000F4D81">
          <w:rPr>
            <w:rFonts w:ascii="Arial" w:eastAsia="Times New Roman" w:hAnsi="Arial" w:cs="Arial"/>
            <w:color w:val="000000"/>
            <w:sz w:val="22"/>
            <w:szCs w:val="22"/>
          </w:rPr>
          <w:delText>stereotyped adaptation</w:delText>
        </w:r>
      </w:del>
      <w:ins w:id="24" w:author="Maria Neimark Geffen" w:date="2021-05-03T11:38:00Z">
        <w:r w:rsidR="000F4D81">
          <w:rPr>
            <w:rFonts w:ascii="Arial" w:eastAsia="Times New Roman" w:hAnsi="Arial" w:cs="Arial"/>
            <w:color w:val="000000"/>
            <w:sz w:val="22"/>
            <w:szCs w:val="22"/>
          </w:rPr>
          <w:t>differential timing for the change in</w:t>
        </w:r>
      </w:ins>
      <w:del w:id="25" w:author="Maria Neimark Geffen" w:date="2021-05-03T11:38:00Z">
        <w:r w:rsidDel="000F4D81">
          <w:rPr>
            <w:rFonts w:ascii="Arial" w:eastAsia="Times New Roman" w:hAnsi="Arial" w:cs="Arial"/>
            <w:color w:val="000000"/>
            <w:sz w:val="22"/>
            <w:szCs w:val="22"/>
          </w:rPr>
          <w:delText xml:space="preserve"> of</w:delText>
        </w:r>
      </w:del>
      <w:r>
        <w:rPr>
          <w:rFonts w:ascii="Arial" w:eastAsia="Times New Roman" w:hAnsi="Arial" w:cs="Arial"/>
          <w:color w:val="000000"/>
          <w:sz w:val="22"/>
          <w:szCs w:val="22"/>
        </w:rPr>
        <w:t xml:space="preserve"> target detection performance in each contrast in behaving mice.</w:t>
      </w:r>
    </w:p>
    <w:p w14:paraId="7FD6FA7C" w14:textId="77777777" w:rsidR="00C41270" w:rsidRDefault="00C41270" w:rsidP="000A7884">
      <w:pPr>
        <w:jc w:val="both"/>
        <w:rPr>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49A4FCD2" w14:textId="77235C8C" w:rsidR="00C41270" w:rsidRDefault="0068329E" w:rsidP="00C4127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Mice learned this task reliably, typically reaching criterion performance of 80% correct within 2-3 weeks in either contrast and performed this task for many weeks </w:t>
      </w:r>
      <w:commentRangeStart w:id="26"/>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2a</w:t>
      </w:r>
      <w:r>
        <w:rPr>
          <w:rFonts w:ascii="Arial" w:eastAsia="Times New Roman" w:hAnsi="Arial" w:cs="Arial"/>
          <w:color w:val="000000"/>
          <w:sz w:val="22"/>
          <w:szCs w:val="22"/>
        </w:rPr>
        <w:t xml:space="preserve">). </w:t>
      </w:r>
      <w:commentRangeEnd w:id="26"/>
      <w:r w:rsidR="00F324DD">
        <w:rPr>
          <w:rStyle w:val="CommentReference"/>
        </w:rPr>
        <w:commentReference w:id="26"/>
      </w:r>
      <w:commentRangeStart w:id="27"/>
      <w:r>
        <w:rPr>
          <w:rFonts w:ascii="Arial" w:eastAsia="Times New Roman" w:hAnsi="Arial" w:cs="Arial"/>
          <w:color w:val="000000"/>
          <w:sz w:val="22"/>
          <w:szCs w:val="22"/>
        </w:rPr>
        <w:t>In all of the mice we tested</w:t>
      </w:r>
      <w:commentRangeEnd w:id="27"/>
      <w:r w:rsidR="00605730">
        <w:rPr>
          <w:rStyle w:val="CommentReference"/>
        </w:rPr>
        <w:commentReference w:id="27"/>
      </w:r>
      <w:r>
        <w:rPr>
          <w:rFonts w:ascii="Arial" w:eastAsia="Times New Roman" w:hAnsi="Arial" w:cs="Arial"/>
          <w:color w:val="000000"/>
          <w:sz w:val="22"/>
          <w:szCs w:val="22"/>
        </w:rPr>
        <w:t>, we found that targets were easier to detect in low contrast, observing significantly lower detection thresholds in low contrast</w:t>
      </w:r>
      <w:r w:rsidR="008A3F40">
        <w:rPr>
          <w:rFonts w:ascii="Arial" w:eastAsia="Times New Roman" w:hAnsi="Arial" w:cs="Arial"/>
          <w:color w:val="000000"/>
          <w:sz w:val="22"/>
          <w:szCs w:val="22"/>
        </w:rPr>
        <w:t xml:space="preserve">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7.29,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1.44) compared to high contrast</w:t>
      </w:r>
      <w:r>
        <w:rPr>
          <w:rFonts w:ascii="Arial" w:eastAsia="Times New Roman" w:hAnsi="Arial" w:cs="Arial"/>
          <w:color w:val="000000"/>
          <w:sz w:val="22"/>
          <w:szCs w:val="22"/>
        </w:rPr>
        <w:t xml:space="preserve"> </w:t>
      </w:r>
      <w:r w:rsidR="008A3F40">
        <w:rPr>
          <w:rFonts w:ascii="Arial" w:eastAsia="Times New Roman" w:hAnsi="Arial" w:cs="Arial"/>
          <w:color w:val="000000"/>
          <w:sz w:val="22"/>
          <w:szCs w:val="22"/>
        </w:rPr>
        <w:t>(</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12.89,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1.80; paired t-test: </w:t>
      </w:r>
      <w:r w:rsidR="008A3F40" w:rsidRPr="00C72113">
        <w:rPr>
          <w:rFonts w:ascii="Arial" w:eastAsia="Times New Roman" w:hAnsi="Arial" w:cs="Arial"/>
          <w:i/>
          <w:iCs/>
          <w:color w:val="000000"/>
          <w:sz w:val="22"/>
          <w:szCs w:val="22"/>
        </w:rPr>
        <w:t>t(40)</w:t>
      </w:r>
      <w:r w:rsidR="008A3F40">
        <w:rPr>
          <w:rFonts w:ascii="Arial" w:eastAsia="Times New Roman" w:hAnsi="Arial" w:cs="Arial"/>
          <w:color w:val="000000"/>
          <w:sz w:val="22"/>
          <w:szCs w:val="22"/>
        </w:rPr>
        <w:t xml:space="preserve"> = -11.13, </w:t>
      </w:r>
      <w:r w:rsidRPr="00C72113">
        <w:rPr>
          <w:rFonts w:ascii="Arial" w:eastAsia="Times New Roman" w:hAnsi="Arial" w:cs="Arial"/>
          <w:i/>
          <w:iCs/>
          <w:color w:val="000000"/>
          <w:sz w:val="22"/>
          <w:szCs w:val="22"/>
        </w:rPr>
        <w:t>p</w:t>
      </w:r>
      <w:r>
        <w:rPr>
          <w:rFonts w:ascii="Arial" w:eastAsia="Times New Roman" w:hAnsi="Arial" w:cs="Arial"/>
          <w:color w:val="000000"/>
          <w:sz w:val="22"/>
          <w:szCs w:val="22"/>
        </w:rPr>
        <w:t xml:space="preserve"> = 8.14e-14, Figure </w:t>
      </w:r>
      <w:r w:rsidR="005A3A78">
        <w:rPr>
          <w:rFonts w:ascii="Arial" w:eastAsia="Times New Roman" w:hAnsi="Arial" w:cs="Arial"/>
          <w:color w:val="000000"/>
          <w:sz w:val="22"/>
          <w:szCs w:val="22"/>
        </w:rPr>
        <w:t>2b</w:t>
      </w:r>
      <w:r>
        <w:rPr>
          <w:rFonts w:ascii="Arial" w:eastAsia="Times New Roman" w:hAnsi="Arial" w:cs="Arial"/>
          <w:color w:val="000000"/>
          <w:sz w:val="22"/>
          <w:szCs w:val="22"/>
        </w:rPr>
        <w:t>,</w:t>
      </w:r>
      <w:r w:rsidR="005A3A78">
        <w:rPr>
          <w:rFonts w:ascii="Arial" w:eastAsia="Times New Roman" w:hAnsi="Arial" w:cs="Arial"/>
          <w:color w:val="000000"/>
          <w:sz w:val="22"/>
          <w:szCs w:val="22"/>
        </w:rPr>
        <w:t>c</w:t>
      </w:r>
      <w:r>
        <w:rPr>
          <w:rFonts w:ascii="Arial" w:eastAsia="Times New Roman" w:hAnsi="Arial" w:cs="Arial"/>
          <w:color w:val="000000"/>
          <w:sz w:val="22"/>
          <w:szCs w:val="22"/>
        </w:rPr>
        <w:t>).</w:t>
      </w:r>
    </w:p>
    <w:p w14:paraId="13DB9FDE" w14:textId="77777777" w:rsidR="00286498" w:rsidRDefault="005A3A78" w:rsidP="008A3F40">
      <w:pPr>
        <w:ind w:firstLine="720"/>
        <w:jc w:val="both"/>
        <w:rPr>
          <w:ins w:id="28" w:author="Maria Neimark Geffen" w:date="2021-05-03T11:39:00Z"/>
          <w:rFonts w:ascii="Arial" w:eastAsia="Times New Roman" w:hAnsi="Arial" w:cs="Arial"/>
          <w:color w:val="000000"/>
          <w:sz w:val="22"/>
          <w:szCs w:val="22"/>
        </w:rPr>
      </w:pPr>
      <w:r>
        <w:rPr>
          <w:rFonts w:ascii="Arial" w:eastAsia="Times New Roman" w:hAnsi="Arial" w:cs="Arial"/>
          <w:color w:val="000000"/>
          <w:sz w:val="22"/>
          <w:szCs w:val="22"/>
        </w:rPr>
        <w:t xml:space="preserve">Using psychometric testing, we found significantly lower target thresholds </w:t>
      </w:r>
      <w:r w:rsidR="008A3F40">
        <w:rPr>
          <w:rFonts w:ascii="Arial" w:eastAsia="Times New Roman" w:hAnsi="Arial" w:cs="Arial"/>
          <w:color w:val="000000"/>
          <w:sz w:val="22"/>
          <w:szCs w:val="22"/>
        </w:rPr>
        <w:t>in low contrast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5.33,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2.46) compared to high contrast (</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12.28,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1.31; paired t-test: </w:t>
      </w:r>
      <w:r w:rsidR="008A3F40" w:rsidRPr="00C72113">
        <w:rPr>
          <w:rFonts w:ascii="Arial" w:eastAsia="Times New Roman" w:hAnsi="Arial" w:cs="Arial"/>
          <w:i/>
          <w:iCs/>
          <w:color w:val="000000"/>
          <w:sz w:val="22"/>
          <w:szCs w:val="22"/>
        </w:rPr>
        <w:t>t(5)</w:t>
      </w:r>
      <w:r w:rsidR="008A3F40">
        <w:rPr>
          <w:rFonts w:ascii="Arial" w:eastAsia="Times New Roman" w:hAnsi="Arial" w:cs="Arial"/>
          <w:color w:val="000000"/>
          <w:sz w:val="22"/>
          <w:szCs w:val="22"/>
        </w:rPr>
        <w:t xml:space="preserve"> = -4.38, </w:t>
      </w:r>
      <w:r w:rsidR="008A3F40" w:rsidRPr="00C72113">
        <w:rPr>
          <w:rFonts w:ascii="Arial" w:eastAsia="Times New Roman" w:hAnsi="Arial" w:cs="Arial"/>
          <w:i/>
          <w:iCs/>
          <w:color w:val="000000"/>
          <w:sz w:val="22"/>
          <w:szCs w:val="22"/>
        </w:rPr>
        <w:t>p</w:t>
      </w:r>
      <w:r w:rsidR="008A3F40">
        <w:rPr>
          <w:rFonts w:ascii="Arial" w:eastAsia="Times New Roman" w:hAnsi="Arial" w:cs="Arial"/>
          <w:color w:val="000000"/>
          <w:sz w:val="22"/>
          <w:szCs w:val="22"/>
        </w:rPr>
        <w:t xml:space="preserve"> = </w:t>
      </w:r>
      <w:r w:rsidR="002120D3">
        <w:rPr>
          <w:rFonts w:ascii="Arial" w:eastAsia="Times New Roman" w:hAnsi="Arial" w:cs="Arial"/>
          <w:color w:val="000000"/>
          <w:sz w:val="22"/>
          <w:szCs w:val="22"/>
        </w:rPr>
        <w:t>0</w:t>
      </w:r>
      <w:r w:rsidR="008A3F40">
        <w:rPr>
          <w:rFonts w:ascii="Arial" w:eastAsia="Times New Roman" w:hAnsi="Arial" w:cs="Arial"/>
          <w:color w:val="000000"/>
          <w:sz w:val="22"/>
          <w:szCs w:val="22"/>
        </w:rPr>
        <w:t>.007</w:t>
      </w:r>
      <w:r w:rsidR="00526203">
        <w:rPr>
          <w:rFonts w:ascii="Arial" w:eastAsia="Times New Roman" w:hAnsi="Arial" w:cs="Arial"/>
          <w:color w:val="000000"/>
          <w:sz w:val="22"/>
          <w:szCs w:val="22"/>
        </w:rPr>
        <w:t>;</w:t>
      </w:r>
      <w:r w:rsidR="008A3F40">
        <w:rPr>
          <w:rFonts w:ascii="Arial" w:eastAsia="Times New Roman" w:hAnsi="Arial" w:cs="Arial"/>
          <w:color w:val="000000"/>
          <w:sz w:val="22"/>
          <w:szCs w:val="22"/>
        </w:rPr>
        <w:t xml:space="preserve"> Figure 2e)</w:t>
      </w:r>
      <w:r w:rsidR="002120D3">
        <w:rPr>
          <w:rFonts w:ascii="Arial" w:eastAsia="Times New Roman" w:hAnsi="Arial" w:cs="Arial"/>
          <w:color w:val="000000"/>
          <w:sz w:val="22"/>
          <w:szCs w:val="22"/>
        </w:rPr>
        <w:t xml:space="preserve"> and significantly higher psychometric slopes in low contrast (</w:t>
      </w:r>
      <w:r w:rsidR="002120D3">
        <w:rPr>
          <w:rFonts w:ascii="Arial" w:eastAsia="Times New Roman" w:hAnsi="Arial" w:cs="Arial"/>
          <w:i/>
          <w:iCs/>
          <w:color w:val="000000"/>
          <w:sz w:val="22"/>
          <w:szCs w:val="22"/>
        </w:rPr>
        <w:t xml:space="preserve">M </w:t>
      </w:r>
      <w:r w:rsidR="002120D3">
        <w:rPr>
          <w:rFonts w:ascii="Arial" w:eastAsia="Times New Roman" w:hAnsi="Arial" w:cs="Arial"/>
          <w:color w:val="000000"/>
          <w:sz w:val="22"/>
          <w:szCs w:val="22"/>
        </w:rPr>
        <w:t xml:space="preserve">= 0.054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0.007) compared to high contrast (</w:t>
      </w:r>
      <w:r w:rsidR="002120D3">
        <w:rPr>
          <w:rFonts w:ascii="Arial" w:eastAsia="Times New Roman" w:hAnsi="Arial" w:cs="Arial"/>
          <w:i/>
          <w:iCs/>
          <w:color w:val="000000"/>
          <w:sz w:val="22"/>
          <w:szCs w:val="22"/>
        </w:rPr>
        <w:t>M =</w:t>
      </w:r>
      <w:r w:rsidR="002120D3">
        <w:rPr>
          <w:rFonts w:ascii="Arial" w:eastAsia="Times New Roman" w:hAnsi="Arial" w:cs="Arial"/>
          <w:color w:val="000000"/>
          <w:sz w:val="22"/>
          <w:szCs w:val="22"/>
        </w:rPr>
        <w:t xml:space="preserve"> 0.038,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 xml:space="preserve">0.002; paired t-test: </w:t>
      </w:r>
      <w:r w:rsidR="002120D3" w:rsidRPr="00C72113">
        <w:rPr>
          <w:rFonts w:ascii="Arial" w:eastAsia="Times New Roman" w:hAnsi="Arial" w:cs="Arial"/>
          <w:i/>
          <w:iCs/>
          <w:color w:val="000000"/>
          <w:sz w:val="22"/>
          <w:szCs w:val="22"/>
        </w:rPr>
        <w:t>t(5)</w:t>
      </w:r>
      <w:r w:rsidR="002120D3">
        <w:rPr>
          <w:rFonts w:ascii="Arial" w:eastAsia="Times New Roman" w:hAnsi="Arial" w:cs="Arial"/>
          <w:color w:val="000000"/>
          <w:sz w:val="22"/>
          <w:szCs w:val="22"/>
        </w:rPr>
        <w:t xml:space="preserve"> = 3.86, </w:t>
      </w:r>
      <w:r w:rsidR="002120D3" w:rsidRPr="00C72113">
        <w:rPr>
          <w:rFonts w:ascii="Arial" w:eastAsia="Times New Roman" w:hAnsi="Arial" w:cs="Arial"/>
          <w:i/>
          <w:iCs/>
          <w:color w:val="000000"/>
          <w:sz w:val="22"/>
          <w:szCs w:val="22"/>
        </w:rPr>
        <w:t>p</w:t>
      </w:r>
      <w:r w:rsidR="002120D3">
        <w:rPr>
          <w:rFonts w:ascii="Arial" w:eastAsia="Times New Roman" w:hAnsi="Arial" w:cs="Arial"/>
          <w:color w:val="000000"/>
          <w:sz w:val="22"/>
          <w:szCs w:val="22"/>
        </w:rPr>
        <w:t xml:space="preserve"> = 0.012</w:t>
      </w:r>
      <w:r w:rsidR="00526203">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Figure 2f). </w:t>
      </w:r>
    </w:p>
    <w:p w14:paraId="2531941B" w14:textId="5B4C295C" w:rsidR="00C72815" w:rsidRDefault="002120D3" w:rsidP="008A3F4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assess behavioral adaptation to the background contrast, we presented targets at threshold volume at variable delays following the contrast transition. </w:t>
      </w:r>
      <w:r w:rsidR="005A3A78">
        <w:rPr>
          <w:rFonts w:ascii="Arial" w:eastAsia="Times New Roman" w:hAnsi="Arial" w:cs="Arial"/>
          <w:color w:val="000000"/>
          <w:sz w:val="22"/>
          <w:szCs w:val="22"/>
        </w:rPr>
        <w:t xml:space="preserve">We observed behavioral time-courses consistent with our model: in high contrast, </w:t>
      </w:r>
      <w:commentRangeStart w:id="29"/>
      <w:commentRangeStart w:id="30"/>
      <w:r w:rsidR="005A3A78">
        <w:rPr>
          <w:rFonts w:ascii="Arial" w:eastAsia="Times New Roman" w:hAnsi="Arial" w:cs="Arial"/>
          <w:color w:val="000000"/>
          <w:sz w:val="22"/>
          <w:szCs w:val="22"/>
        </w:rPr>
        <w:t xml:space="preserve">mice initially were able to detect targets with high accuracy which fell off over time, while in low contrast we observed increasing detection rates over time </w:t>
      </w:r>
      <w:commentRangeEnd w:id="29"/>
      <w:r w:rsidR="005A3A78">
        <w:rPr>
          <w:rStyle w:val="CommentReference"/>
        </w:rPr>
        <w:commentReference w:id="29"/>
      </w:r>
      <w:commentRangeEnd w:id="30"/>
      <w:r w:rsidR="00286498">
        <w:rPr>
          <w:rStyle w:val="CommentReference"/>
        </w:rPr>
        <w:commentReference w:id="30"/>
      </w:r>
      <w:r w:rsidR="005A3A78">
        <w:rPr>
          <w:rFonts w:ascii="Arial" w:eastAsia="Times New Roman" w:hAnsi="Arial" w:cs="Arial"/>
          <w:color w:val="000000"/>
          <w:sz w:val="22"/>
          <w:szCs w:val="22"/>
        </w:rPr>
        <w:t>(Figure 2g). By fitting each mouse’s adaptation time-course with an exponential function and comparing time constants for each contrast, we also found that behavioral adaptation is significantly faster in high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w:t>
      </w:r>
      <w:r>
        <w:rPr>
          <w:rFonts w:ascii="Arial" w:eastAsia="Times New Roman" w:hAnsi="Arial" w:cs="Arial"/>
          <w:color w:val="000000"/>
          <w:sz w:val="22"/>
          <w:szCs w:val="22"/>
        </w:rPr>
        <w:t>= 0.013)</w:t>
      </w:r>
      <w:r w:rsidR="005A3A78">
        <w:rPr>
          <w:rFonts w:ascii="Arial" w:eastAsia="Times New Roman" w:hAnsi="Arial" w:cs="Arial"/>
          <w:color w:val="000000"/>
          <w:sz w:val="22"/>
          <w:szCs w:val="22"/>
        </w:rPr>
        <w:t xml:space="preserve"> compared to low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 </w:t>
      </w:r>
      <w:r>
        <w:rPr>
          <w:rFonts w:ascii="Arial" w:eastAsia="Times New Roman" w:hAnsi="Arial" w:cs="Arial"/>
          <w:color w:val="000000"/>
          <w:sz w:val="22"/>
          <w:szCs w:val="22"/>
        </w:rPr>
        <w:t>0.128;</w:t>
      </w:r>
      <w:r w:rsidR="005A3A78">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Wilcoxon rank-sum test: </w:t>
      </w:r>
      <w:r>
        <w:rPr>
          <w:rFonts w:ascii="Arial" w:eastAsia="Times New Roman" w:hAnsi="Arial" w:cs="Arial"/>
          <w:i/>
          <w:iCs/>
          <w:color w:val="000000"/>
          <w:sz w:val="22"/>
          <w:szCs w:val="22"/>
        </w:rPr>
        <w:t xml:space="preserve">T </w:t>
      </w:r>
      <w:r>
        <w:rPr>
          <w:rFonts w:ascii="Arial" w:eastAsia="Times New Roman" w:hAnsi="Arial" w:cs="Arial"/>
          <w:color w:val="000000"/>
          <w:sz w:val="22"/>
          <w:szCs w:val="22"/>
        </w:rPr>
        <w:t xml:space="preserve"> = 475, </w:t>
      </w:r>
      <w:r w:rsidRPr="00C72113">
        <w:rPr>
          <w:rFonts w:ascii="Arial" w:eastAsia="Times New Roman" w:hAnsi="Arial" w:cs="Arial"/>
          <w:i/>
          <w:iCs/>
          <w:color w:val="000000"/>
          <w:sz w:val="22"/>
          <w:szCs w:val="22"/>
        </w:rPr>
        <w:t>z</w:t>
      </w:r>
      <w:r>
        <w:rPr>
          <w:rFonts w:ascii="Arial" w:eastAsia="Times New Roman" w:hAnsi="Arial" w:cs="Arial"/>
          <w:color w:val="000000"/>
          <w:sz w:val="22"/>
          <w:szCs w:val="22"/>
        </w:rPr>
        <w:t xml:space="preserve"> = 2.76, </w:t>
      </w:r>
      <w:r w:rsidRPr="00C72113">
        <w:rPr>
          <w:rFonts w:ascii="Arial" w:eastAsia="Times New Roman" w:hAnsi="Arial" w:cs="Arial"/>
          <w:i/>
          <w:iCs/>
          <w:color w:val="000000"/>
          <w:sz w:val="22"/>
          <w:szCs w:val="22"/>
        </w:rPr>
        <w:t xml:space="preserve">p </w:t>
      </w:r>
      <w:r>
        <w:rPr>
          <w:rFonts w:ascii="Arial" w:eastAsia="Times New Roman" w:hAnsi="Arial" w:cs="Arial"/>
          <w:color w:val="000000"/>
          <w:sz w:val="22"/>
          <w:szCs w:val="22"/>
        </w:rPr>
        <w:t>= 0.006</w:t>
      </w:r>
      <w:r w:rsidR="00526203">
        <w:rPr>
          <w:rFonts w:ascii="Arial" w:eastAsia="Times New Roman" w:hAnsi="Arial" w:cs="Arial"/>
          <w:color w:val="000000"/>
          <w:sz w:val="22"/>
          <w:szCs w:val="22"/>
        </w:rPr>
        <w:t>; Figure 2h</w:t>
      </w:r>
      <w:r w:rsidR="005A3A78">
        <w:rPr>
          <w:rFonts w:ascii="Arial" w:eastAsia="Times New Roman" w:hAnsi="Arial" w:cs="Arial"/>
          <w:color w:val="000000"/>
          <w:sz w:val="22"/>
          <w:szCs w:val="22"/>
        </w:rPr>
        <w:t>).</w:t>
      </w:r>
    </w:p>
    <w:p w14:paraId="450F0E85" w14:textId="77777777" w:rsidR="00C72815" w:rsidRDefault="00C72815">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3C79D7FF" w14:textId="109DA58D" w:rsidR="005A3A78" w:rsidRDefault="00C72815" w:rsidP="00C72113">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620591B2" wp14:editId="6031B9D2">
            <wp:extent cx="6858000" cy="2729230"/>
            <wp:effectExtent l="0" t="0" r="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729230"/>
                    </a:xfrm>
                    <a:prstGeom prst="rect">
                      <a:avLst/>
                    </a:prstGeom>
                  </pic:spPr>
                </pic:pic>
              </a:graphicData>
            </a:graphic>
          </wp:inline>
        </w:drawing>
      </w:r>
    </w:p>
    <w:p w14:paraId="485C7D55" w14:textId="0AE4D4FD" w:rsidR="00C41270" w:rsidRDefault="00C41270" w:rsidP="00C41270">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14:paraId="1F41033E" w14:textId="1E81490E" w:rsidR="00C41270" w:rsidRPr="00A9352F" w:rsidRDefault="00C41270" w:rsidP="00C41270">
      <w:pPr>
        <w:jc w:val="both"/>
        <w:rPr>
          <w:rFonts w:ascii="Arial" w:eastAsia="Times New Roman" w:hAnsi="Arial" w:cs="Arial"/>
          <w:b/>
          <w:bCs/>
          <w:color w:val="000000"/>
          <w:sz w:val="20"/>
          <w:szCs w:val="20"/>
        </w:rPr>
      </w:pPr>
    </w:p>
    <w:p w14:paraId="1C262171" w14:textId="38003C7C"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Behavioral performance</w:t>
      </w:r>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p>
    <w:p w14:paraId="7DDD9D33" w14:textId="69E1BBA7"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p>
    <w:p w14:paraId="39E4B3BA" w14:textId="0158601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p>
    <w:p w14:paraId="15CFA656" w14:textId="4BDBB6C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p>
    <w:p w14:paraId="5A2CFAD2" w14:textId="7C20D19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p>
    <w:p w14:paraId="0A9F325E" w14:textId="313E6EA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p>
    <w:p w14:paraId="185BFF17" w14:textId="77FB3CEF"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 SEM over mice. Solid colored lines indicate exponential function fits to the average over mice. Black, dashed vertical line indicates the contrast switch. </w:t>
      </w:r>
    </w:p>
    <w:p w14:paraId="1C55DF03" w14:textId="70197F19"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r w:rsidRPr="00A917F9">
        <w:rPr>
          <w:rFonts w:ascii="Arial" w:eastAsia="Times New Roman" w:hAnsi="Arial" w:cs="Arial"/>
          <w:b/>
          <w:bCs/>
          <w:color w:val="000000"/>
          <w:sz w:val="20"/>
          <w:szCs w:val="20"/>
        </w:rPr>
        <w:t>h</w:t>
      </w:r>
      <w:r w:rsidRPr="00A9352F">
        <w:rPr>
          <w:rFonts w:ascii="Arial" w:eastAsia="Times New Roman" w:hAnsi="Arial" w:cs="Arial"/>
          <w:color w:val="000000"/>
          <w:sz w:val="20"/>
          <w:szCs w:val="20"/>
        </w:rPr>
        <w:t>. In all plots, blue indicates when targets were presented in low contrast and red indicates high contrast.</w:t>
      </w:r>
    </w:p>
    <w:p w14:paraId="7F470653" w14:textId="284CA440" w:rsidR="00060506" w:rsidRDefault="00060506" w:rsidP="000A7884">
      <w:pPr>
        <w:jc w:val="both"/>
        <w:rPr>
          <w:rFonts w:ascii="Arial" w:eastAsia="Times New Roman" w:hAnsi="Arial" w:cs="Arial"/>
          <w:color w:val="000000"/>
          <w:sz w:val="22"/>
          <w:szCs w:val="22"/>
        </w:rPr>
      </w:pPr>
    </w:p>
    <w:p w14:paraId="7F594E73" w14:textId="77777777" w:rsidR="00C41270" w:rsidRDefault="00D80F68" w:rsidP="00C41270">
      <w:pPr>
        <w:jc w:val="both"/>
        <w:rPr>
          <w:rFonts w:ascii="Arial" w:eastAsia="Times New Roman" w:hAnsi="Arial" w:cs="Arial"/>
          <w:i/>
          <w:iCs/>
          <w:color w:val="000000"/>
          <w:sz w:val="22"/>
          <w:szCs w:val="22"/>
        </w:rPr>
      </w:pPr>
      <w:r>
        <w:rPr>
          <w:rFonts w:ascii="Arial" w:eastAsia="Times New Roman" w:hAnsi="Arial" w:cs="Arial"/>
          <w:color w:val="000000"/>
          <w:sz w:val="22"/>
          <w:szCs w:val="22"/>
        </w:rPr>
        <w:br w:type="page"/>
      </w:r>
      <w:r w:rsidR="00C41270">
        <w:rPr>
          <w:rFonts w:ascii="Arial" w:eastAsia="Times New Roman" w:hAnsi="Arial" w:cs="Arial"/>
          <w:i/>
          <w:iCs/>
          <w:color w:val="000000"/>
          <w:sz w:val="22"/>
          <w:szCs w:val="22"/>
        </w:rPr>
        <w:lastRenderedPageBreak/>
        <w:t>Auditory cortex is necessary for detection in noise.</w:t>
      </w:r>
    </w:p>
    <w:p w14:paraId="03398222" w14:textId="07ECF54C" w:rsidR="0000545D" w:rsidRDefault="00C4127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ins w:id="31" w:author="Microsoft Office User" w:date="2021-05-03T12:17:00Z">
        <w:r w:rsidR="00752512" w:rsidRPr="00362F61">
          <w:rPr>
            <w:rFonts w:ascii="Arial" w:eastAsia="Times New Roman" w:hAnsi="Arial" w:cs="Arial"/>
            <w:b/>
            <w:bCs/>
            <w:color w:val="000000"/>
            <w:sz w:val="22"/>
            <w:szCs w:val="22"/>
            <w:rPrChange w:id="32" w:author="Microsoft Office User" w:date="2021-05-03T12:18:00Z">
              <w:rPr>
                <w:rFonts w:ascii="Arial" w:eastAsia="Times New Roman" w:hAnsi="Arial" w:cs="Arial"/>
                <w:color w:val="000000"/>
                <w:sz w:val="22"/>
                <w:szCs w:val="22"/>
              </w:rPr>
            </w:rPrChange>
          </w:rPr>
          <w:t xml:space="preserve">Previous studies have shown </w:t>
        </w:r>
      </w:ins>
      <w:ins w:id="33" w:author="Microsoft Office User" w:date="2021-05-03T12:18:00Z">
        <w:r w:rsidR="00362F61" w:rsidRPr="00362F61">
          <w:rPr>
            <w:rFonts w:ascii="Arial" w:eastAsia="Times New Roman" w:hAnsi="Arial" w:cs="Arial"/>
            <w:b/>
            <w:bCs/>
            <w:color w:val="000000"/>
            <w:sz w:val="22"/>
            <w:szCs w:val="22"/>
            <w:rPrChange w:id="34" w:author="Microsoft Office User" w:date="2021-05-03T12:18:00Z">
              <w:rPr>
                <w:rFonts w:ascii="Arial" w:eastAsia="Times New Roman" w:hAnsi="Arial" w:cs="Arial"/>
                <w:color w:val="000000"/>
                <w:sz w:val="22"/>
                <w:szCs w:val="22"/>
              </w:rPr>
            </w:rPrChange>
          </w:rPr>
          <w:t xml:space="preserve">that gain control can occur at multiple areas in the </w:t>
        </w:r>
        <w:proofErr w:type="spellStart"/>
        <w:r w:rsidR="00362F61" w:rsidRPr="00362F61">
          <w:rPr>
            <w:rFonts w:ascii="Arial" w:eastAsia="Times New Roman" w:hAnsi="Arial" w:cs="Arial"/>
            <w:b/>
            <w:bCs/>
            <w:color w:val="000000"/>
            <w:sz w:val="22"/>
            <w:szCs w:val="22"/>
            <w:rPrChange w:id="35" w:author="Microsoft Office User" w:date="2021-05-03T12:18:00Z">
              <w:rPr>
                <w:rFonts w:ascii="Arial" w:eastAsia="Times New Roman" w:hAnsi="Arial" w:cs="Arial"/>
                <w:color w:val="000000"/>
                <w:sz w:val="22"/>
                <w:szCs w:val="22"/>
              </w:rPr>
            </w:rPrChange>
          </w:rPr>
          <w:t>autiory</w:t>
        </w:r>
        <w:proofErr w:type="spellEnd"/>
        <w:r w:rsidR="00362F61" w:rsidRPr="00362F61">
          <w:rPr>
            <w:rFonts w:ascii="Arial" w:eastAsia="Times New Roman" w:hAnsi="Arial" w:cs="Arial"/>
            <w:b/>
            <w:bCs/>
            <w:color w:val="000000"/>
            <w:sz w:val="22"/>
            <w:szCs w:val="22"/>
            <w:rPrChange w:id="36" w:author="Microsoft Office User" w:date="2021-05-03T12:18:00Z">
              <w:rPr>
                <w:rFonts w:ascii="Arial" w:eastAsia="Times New Roman" w:hAnsi="Arial" w:cs="Arial"/>
                <w:color w:val="000000"/>
                <w:sz w:val="22"/>
                <w:szCs w:val="22"/>
              </w:rPr>
            </w:rPrChange>
          </w:rPr>
          <w:t xml:space="preserve"> pathway… </w:t>
        </w:r>
        <w:proofErr w:type="spellStart"/>
        <w:r w:rsidR="00362F61" w:rsidRPr="00362F61">
          <w:rPr>
            <w:rFonts w:ascii="Arial" w:eastAsia="Times New Roman" w:hAnsi="Arial" w:cs="Arial"/>
            <w:b/>
            <w:bCs/>
            <w:color w:val="000000"/>
            <w:sz w:val="22"/>
            <w:szCs w:val="22"/>
            <w:rPrChange w:id="37" w:author="Microsoft Office User" w:date="2021-05-03T12:18:00Z">
              <w:rPr>
                <w:rFonts w:ascii="Arial" w:eastAsia="Times New Roman" w:hAnsi="Arial" w:cs="Arial"/>
                <w:color w:val="000000"/>
                <w:sz w:val="22"/>
                <w:szCs w:val="22"/>
              </w:rPr>
            </w:rPrChange>
          </w:rPr>
          <w:t>etc</w:t>
        </w:r>
        <w:proofErr w:type="spellEnd"/>
        <w:r w:rsidR="00362F61" w:rsidRPr="00362F61">
          <w:rPr>
            <w:rFonts w:ascii="Arial" w:eastAsia="Times New Roman" w:hAnsi="Arial" w:cs="Arial"/>
            <w:b/>
            <w:bCs/>
            <w:color w:val="000000"/>
            <w:sz w:val="22"/>
            <w:szCs w:val="22"/>
            <w:rPrChange w:id="38" w:author="Microsoft Office User" w:date="2021-05-03T12:18:00Z">
              <w:rPr>
                <w:rFonts w:ascii="Arial" w:eastAsia="Times New Roman" w:hAnsi="Arial" w:cs="Arial"/>
                <w:color w:val="000000"/>
                <w:sz w:val="22"/>
                <w:szCs w:val="22"/>
              </w:rPr>
            </w:rPrChange>
          </w:rPr>
          <w:t xml:space="preserve"> why do we choose cortex here?</w:t>
        </w:r>
        <w:r w:rsidR="00362F61">
          <w:rPr>
            <w:rFonts w:ascii="Arial" w:eastAsia="Times New Roman" w:hAnsi="Arial" w:cs="Arial"/>
            <w:color w:val="000000"/>
            <w:sz w:val="22"/>
            <w:szCs w:val="22"/>
          </w:rPr>
          <w:t xml:space="preserve"> </w:t>
        </w:r>
      </w:ins>
      <w:r>
        <w:rPr>
          <w:rFonts w:ascii="Arial" w:eastAsia="Times New Roman" w:hAnsi="Arial" w:cs="Arial"/>
          <w:color w:val="000000"/>
          <w:sz w:val="22"/>
          <w:szCs w:val="22"/>
        </w:rPr>
        <w:t xml:space="preserve">We </w:t>
      </w:r>
      <w:del w:id="39" w:author="Maria Neimark Geffen" w:date="2021-05-03T11:41:00Z">
        <w:r w:rsidDel="007D3E69">
          <w:rPr>
            <w:rFonts w:ascii="Arial" w:eastAsia="Times New Roman" w:hAnsi="Arial" w:cs="Arial"/>
            <w:color w:val="000000"/>
            <w:sz w:val="22"/>
            <w:szCs w:val="22"/>
          </w:rPr>
          <w:delText>predicted that contrast</w:delText>
        </w:r>
      </w:del>
      <w:ins w:id="40" w:author="Maria Neimark Geffen" w:date="2021-05-03T11:41:00Z">
        <w:r w:rsidR="007D3E69">
          <w:rPr>
            <w:rFonts w:ascii="Arial" w:eastAsia="Times New Roman" w:hAnsi="Arial" w:cs="Arial"/>
            <w:color w:val="000000"/>
            <w:sz w:val="22"/>
            <w:szCs w:val="22"/>
          </w:rPr>
          <w:t>next tested whether</w:t>
        </w:r>
      </w:ins>
      <w:r>
        <w:rPr>
          <w:rFonts w:ascii="Arial" w:eastAsia="Times New Roman" w:hAnsi="Arial" w:cs="Arial"/>
          <w:color w:val="000000"/>
          <w:sz w:val="22"/>
          <w:szCs w:val="22"/>
        </w:rPr>
        <w:t xml:space="preserve"> adaptation in auditory cortex shapes performance in this behavioral task. To test this prediction, we inactivated auditory cortex using the GABA agonist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 assess whether it is necessary for task performance. We first validated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disrupts cortical coding of target sounds by applying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topically to the cortical surface of awake, untrained mice while recording neuronal responses during passive playback of the behavioral stimuli (</w:t>
      </w:r>
      <w:r w:rsidR="005A3A78">
        <w:rPr>
          <w:rFonts w:ascii="Arial" w:eastAsia="Times New Roman" w:hAnsi="Arial" w:cs="Arial"/>
          <w:color w:val="000000"/>
          <w:sz w:val="22"/>
          <w:szCs w:val="22"/>
        </w:rPr>
        <w:t xml:space="preserve">Supplementary </w:t>
      </w:r>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1</w:t>
      </w:r>
      <w:r>
        <w:rPr>
          <w:rFonts w:ascii="Arial" w:eastAsia="Times New Roman" w:hAnsi="Arial" w:cs="Arial"/>
          <w:color w:val="000000"/>
          <w:sz w:val="22"/>
          <w:szCs w:val="22"/>
        </w:rPr>
        <w:t xml:space="preserve">a). We first recorded baseline responses to all stimuli, </w:t>
      </w:r>
      <w:r w:rsidR="0008595A">
        <w:rPr>
          <w:rFonts w:ascii="Arial" w:eastAsia="Times New Roman" w:hAnsi="Arial" w:cs="Arial"/>
          <w:color w:val="000000"/>
          <w:sz w:val="22"/>
          <w:szCs w:val="22"/>
        </w:rPr>
        <w:t xml:space="preserve">then topically applied </w:t>
      </w:r>
      <w:proofErr w:type="spellStart"/>
      <w:r w:rsidR="0008595A">
        <w:rPr>
          <w:rFonts w:ascii="Arial" w:eastAsia="Times New Roman" w:hAnsi="Arial" w:cs="Arial"/>
          <w:color w:val="000000"/>
          <w:sz w:val="22"/>
          <w:szCs w:val="22"/>
        </w:rPr>
        <w:t>muscimol</w:t>
      </w:r>
      <w:proofErr w:type="spellEnd"/>
      <w:r w:rsidR="0008595A">
        <w:rPr>
          <w:rFonts w:ascii="Arial" w:eastAsia="Times New Roman" w:hAnsi="Arial" w:cs="Arial"/>
          <w:color w:val="000000"/>
          <w:sz w:val="22"/>
          <w:szCs w:val="22"/>
        </w:rPr>
        <w:t xml:space="preserve"> or saline, waited 30 minutes, and recorded stimulus responses again. After </w:t>
      </w:r>
      <w:proofErr w:type="spellStart"/>
      <w:r w:rsidR="0008595A">
        <w:rPr>
          <w:rFonts w:ascii="Arial" w:eastAsia="Times New Roman" w:hAnsi="Arial" w:cs="Arial"/>
          <w:color w:val="000000"/>
          <w:sz w:val="22"/>
          <w:szCs w:val="22"/>
        </w:rPr>
        <w:t>muscimol</w:t>
      </w:r>
      <w:proofErr w:type="spellEnd"/>
      <w:r w:rsidR="0008595A">
        <w:rPr>
          <w:rFonts w:ascii="Arial" w:eastAsia="Times New Roman" w:hAnsi="Arial" w:cs="Arial"/>
          <w:color w:val="000000"/>
          <w:sz w:val="22"/>
          <w:szCs w:val="22"/>
        </w:rPr>
        <w:t xml:space="preserve"> application, there was a marked decrease in neural responses to targets compared to the baseline recordings (</w:t>
      </w:r>
      <w:r w:rsidR="005A3A78">
        <w:rPr>
          <w:rFonts w:ascii="Arial" w:eastAsia="Times New Roman" w:hAnsi="Arial" w:cs="Arial"/>
          <w:color w:val="000000"/>
          <w:sz w:val="22"/>
          <w:szCs w:val="22"/>
        </w:rPr>
        <w:t>Supplementary Figure 1</w:t>
      </w:r>
      <w:r w:rsidR="0008595A">
        <w:rPr>
          <w:rFonts w:ascii="Arial" w:eastAsia="Times New Roman" w:hAnsi="Arial" w:cs="Arial"/>
          <w:color w:val="000000"/>
          <w:sz w:val="22"/>
          <w:szCs w:val="22"/>
        </w:rPr>
        <w:t>b</w:t>
      </w:r>
      <w:r w:rsidR="00D72CA5">
        <w:rPr>
          <w:rFonts w:ascii="Arial" w:eastAsia="Times New Roman" w:hAnsi="Arial" w:cs="Arial"/>
          <w:color w:val="000000"/>
          <w:sz w:val="22"/>
          <w:szCs w:val="22"/>
        </w:rPr>
        <w:t>, top</w:t>
      </w:r>
      <w:r w:rsidR="0008595A">
        <w:rPr>
          <w:rFonts w:ascii="Arial" w:eastAsia="Times New Roman" w:hAnsi="Arial" w:cs="Arial"/>
          <w:color w:val="000000"/>
          <w:sz w:val="22"/>
          <w:szCs w:val="22"/>
        </w:rPr>
        <w:t>). Notably, in our saline control, we observed little to no change in neural responses after saline application (</w:t>
      </w:r>
      <w:r w:rsidR="005A3A78">
        <w:rPr>
          <w:rFonts w:ascii="Arial" w:eastAsia="Times New Roman" w:hAnsi="Arial" w:cs="Arial"/>
          <w:color w:val="000000"/>
          <w:sz w:val="22"/>
          <w:szCs w:val="22"/>
        </w:rPr>
        <w:t>Supplementary Figure 1</w:t>
      </w:r>
      <w:r w:rsidR="00D72CA5">
        <w:rPr>
          <w:rFonts w:ascii="Arial" w:eastAsia="Times New Roman" w:hAnsi="Arial" w:cs="Arial"/>
          <w:color w:val="000000"/>
          <w:sz w:val="22"/>
          <w:szCs w:val="22"/>
        </w:rPr>
        <w:t>b, bottom</w:t>
      </w:r>
      <w:r w:rsidR="0008595A">
        <w:rPr>
          <w:rFonts w:ascii="Arial" w:eastAsia="Times New Roman" w:hAnsi="Arial" w:cs="Arial"/>
          <w:color w:val="000000"/>
          <w:sz w:val="22"/>
          <w:szCs w:val="22"/>
        </w:rPr>
        <w:t xml:space="preserve">). </w:t>
      </w:r>
      <w:r w:rsidR="00D72CA5">
        <w:rPr>
          <w:rFonts w:ascii="Arial" w:eastAsia="Times New Roman" w:hAnsi="Arial" w:cs="Arial"/>
          <w:color w:val="000000"/>
          <w:sz w:val="22"/>
          <w:szCs w:val="22"/>
        </w:rPr>
        <w:t xml:space="preserve">We used a 3-way ANOVA to compare the effects of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contrast, and target volume on</w:t>
      </w:r>
      <w:r w:rsidR="0008595A">
        <w:rPr>
          <w:rFonts w:ascii="Arial" w:eastAsia="Times New Roman" w:hAnsi="Arial" w:cs="Arial"/>
          <w:color w:val="000000"/>
          <w:sz w:val="22"/>
          <w:szCs w:val="22"/>
        </w:rPr>
        <w:t xml:space="preserve"> target responses</w:t>
      </w:r>
      <w:r w:rsidR="00D72CA5">
        <w:rPr>
          <w:rFonts w:ascii="Arial" w:eastAsia="Times New Roman" w:hAnsi="Arial" w:cs="Arial"/>
          <w:color w:val="000000"/>
          <w:sz w:val="22"/>
          <w:szCs w:val="22"/>
        </w:rPr>
        <w:t xml:space="preserve"> in the saline and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xml:space="preserve"> recording sessions. We found a significant main </w:t>
      </w:r>
      <w:del w:id="41" w:author="Microsoft Office User" w:date="2021-05-03T12:18:00Z">
        <w:r w:rsidR="00D72CA5" w:rsidDel="00362F61">
          <w:rPr>
            <w:rFonts w:ascii="Arial" w:eastAsia="Times New Roman" w:hAnsi="Arial" w:cs="Arial"/>
            <w:color w:val="000000"/>
            <w:sz w:val="22"/>
            <w:szCs w:val="22"/>
          </w:rPr>
          <w:delText>affect</w:delText>
        </w:r>
        <w:r w:rsidR="0008595A" w:rsidDel="00362F61">
          <w:rPr>
            <w:rFonts w:ascii="Arial" w:eastAsia="Times New Roman" w:hAnsi="Arial" w:cs="Arial"/>
            <w:color w:val="000000"/>
            <w:sz w:val="22"/>
            <w:szCs w:val="22"/>
          </w:rPr>
          <w:delText xml:space="preserve"> </w:delText>
        </w:r>
      </w:del>
      <w:ins w:id="42" w:author="Microsoft Office User" w:date="2021-05-03T12:18:00Z">
        <w:r w:rsidR="00362F61">
          <w:rPr>
            <w:rFonts w:ascii="Arial" w:eastAsia="Times New Roman" w:hAnsi="Arial" w:cs="Arial"/>
            <w:color w:val="000000"/>
            <w:sz w:val="22"/>
            <w:szCs w:val="22"/>
          </w:rPr>
          <w:t xml:space="preserve">effect </w:t>
        </w:r>
      </w:ins>
      <w:r w:rsidR="00D72CA5">
        <w:rPr>
          <w:rFonts w:ascii="Arial" w:eastAsia="Times New Roman" w:hAnsi="Arial" w:cs="Arial"/>
          <w:color w:val="000000"/>
          <w:sz w:val="22"/>
          <w:szCs w:val="22"/>
        </w:rPr>
        <w:t xml:space="preserve">of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xml:space="preserv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322.65,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4.88e-67) and volume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(6) = 15.48,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1.98e-17), but no main effect of contrast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0.39,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0.53)</w:t>
      </w:r>
      <w:r w:rsidR="000D3D0B">
        <w:rPr>
          <w:rFonts w:ascii="Arial" w:eastAsia="Times New Roman" w:hAnsi="Arial" w:cs="Arial"/>
          <w:color w:val="000000"/>
          <w:sz w:val="22"/>
          <w:szCs w:val="22"/>
        </w:rPr>
        <w:t>,</w:t>
      </w:r>
      <w:r w:rsidR="00D72CA5">
        <w:rPr>
          <w:rFonts w:ascii="Arial" w:eastAsia="Times New Roman" w:hAnsi="Arial" w:cs="Arial"/>
          <w:color w:val="000000"/>
          <w:sz w:val="22"/>
          <w:szCs w:val="22"/>
        </w:rPr>
        <w:t xml:space="preserve"> indicating </w:t>
      </w:r>
      <w:r w:rsidR="0008595A">
        <w:rPr>
          <w:rFonts w:ascii="Arial" w:eastAsia="Times New Roman" w:hAnsi="Arial" w:cs="Arial"/>
          <w:color w:val="000000"/>
          <w:sz w:val="22"/>
          <w:szCs w:val="22"/>
        </w:rPr>
        <w:t>nearly complete suppression of responses to both targets and noise in high and low contrast (</w:t>
      </w:r>
      <w:r w:rsidR="005A3A78">
        <w:rPr>
          <w:rFonts w:ascii="Arial" w:eastAsia="Times New Roman" w:hAnsi="Arial" w:cs="Arial"/>
          <w:color w:val="000000"/>
          <w:sz w:val="22"/>
          <w:szCs w:val="22"/>
        </w:rPr>
        <w:t xml:space="preserve">Supplementary Figure </w:t>
      </w:r>
      <w:r w:rsidR="00D72CA5">
        <w:rPr>
          <w:rFonts w:ascii="Arial" w:eastAsia="Times New Roman" w:hAnsi="Arial" w:cs="Arial"/>
          <w:color w:val="000000"/>
          <w:sz w:val="22"/>
          <w:szCs w:val="22"/>
        </w:rPr>
        <w:t>1c</w:t>
      </w:r>
      <w:r w:rsidR="0008595A">
        <w:rPr>
          <w:rFonts w:ascii="Arial" w:eastAsia="Times New Roman" w:hAnsi="Arial" w:cs="Arial"/>
          <w:color w:val="000000"/>
          <w:sz w:val="22"/>
          <w:szCs w:val="22"/>
        </w:rPr>
        <w:t xml:space="preserve">). These results confirmed that </w:t>
      </w:r>
      <w:proofErr w:type="spellStart"/>
      <w:r w:rsidR="0008595A">
        <w:rPr>
          <w:rFonts w:ascii="Arial" w:eastAsia="Times New Roman" w:hAnsi="Arial" w:cs="Arial"/>
          <w:color w:val="000000"/>
          <w:sz w:val="22"/>
          <w:szCs w:val="22"/>
        </w:rPr>
        <w:t>muscimol</w:t>
      </w:r>
      <w:proofErr w:type="spellEnd"/>
      <w:r w:rsidR="0008595A">
        <w:rPr>
          <w:rFonts w:ascii="Arial" w:eastAsia="Times New Roman" w:hAnsi="Arial" w:cs="Arial"/>
          <w:color w:val="000000"/>
          <w:sz w:val="22"/>
          <w:szCs w:val="22"/>
        </w:rPr>
        <w:t xml:space="preserve"> effectively disrupts the cortical coding of our behavioral stimuli.</w:t>
      </w:r>
    </w:p>
    <w:p w14:paraId="5041F857" w14:textId="06EB967C" w:rsidR="0008595A"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this cortical </w:t>
      </w:r>
      <w:ins w:id="43" w:author="Maria Neimark Geffen" w:date="2021-05-03T11:41:00Z">
        <w:r w:rsidR="00D00C3A">
          <w:rPr>
            <w:rFonts w:ascii="Arial" w:eastAsia="Times New Roman" w:hAnsi="Arial" w:cs="Arial"/>
            <w:color w:val="000000"/>
            <w:sz w:val="22"/>
            <w:szCs w:val="22"/>
          </w:rPr>
          <w:t xml:space="preserve">activity </w:t>
        </w:r>
      </w:ins>
      <w:r>
        <w:rPr>
          <w:rFonts w:ascii="Arial" w:eastAsia="Times New Roman" w:hAnsi="Arial" w:cs="Arial"/>
          <w:color w:val="000000"/>
          <w:sz w:val="22"/>
          <w:szCs w:val="22"/>
        </w:rPr>
        <w:t xml:space="preserve">disruption </w:t>
      </w:r>
      <w:ins w:id="44" w:author="Maria Neimark Geffen" w:date="2021-05-03T11:41:00Z">
        <w:r w:rsidR="00D00C3A">
          <w:rPr>
            <w:rFonts w:ascii="Arial" w:eastAsia="Times New Roman" w:hAnsi="Arial" w:cs="Arial"/>
            <w:color w:val="000000"/>
            <w:sz w:val="22"/>
            <w:szCs w:val="22"/>
          </w:rPr>
          <w:t xml:space="preserve">by </w:t>
        </w:r>
        <w:proofErr w:type="spellStart"/>
        <w:r w:rsidR="00D00C3A">
          <w:rPr>
            <w:rFonts w:ascii="Arial" w:eastAsia="Times New Roman" w:hAnsi="Arial" w:cs="Arial"/>
            <w:color w:val="000000"/>
            <w:sz w:val="22"/>
            <w:szCs w:val="22"/>
          </w:rPr>
          <w:t>muscimol</w:t>
        </w:r>
        <w:proofErr w:type="spellEnd"/>
        <w:r w:rsidR="00D00C3A">
          <w:rPr>
            <w:rFonts w:ascii="Arial" w:eastAsia="Times New Roman" w:hAnsi="Arial" w:cs="Arial"/>
            <w:color w:val="000000"/>
            <w:sz w:val="22"/>
            <w:szCs w:val="22"/>
          </w:rPr>
          <w:t xml:space="preserve"> </w:t>
        </w:r>
      </w:ins>
      <w:r>
        <w:rPr>
          <w:rFonts w:ascii="Arial" w:eastAsia="Times New Roman" w:hAnsi="Arial" w:cs="Arial"/>
          <w:color w:val="000000"/>
          <w:sz w:val="22"/>
          <w:szCs w:val="22"/>
        </w:rPr>
        <w:t xml:space="preserve">perturbs behavioral performance, we repeated the same experiments in behaving mice, administering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w:t>
      </w:r>
      <w:r w:rsidR="0064651D">
        <w:rPr>
          <w:rFonts w:ascii="Arial" w:eastAsia="Times New Roman" w:hAnsi="Arial" w:cs="Arial"/>
          <w:color w:val="000000"/>
          <w:sz w:val="22"/>
          <w:szCs w:val="22"/>
        </w:rPr>
        <w:t xml:space="preserve"> bilaterally</w:t>
      </w:r>
      <w:r>
        <w:rPr>
          <w:rFonts w:ascii="Arial" w:eastAsia="Times New Roman" w:hAnsi="Arial" w:cs="Arial"/>
          <w:color w:val="000000"/>
          <w:sz w:val="22"/>
          <w:szCs w:val="22"/>
        </w:rPr>
        <w:t xml:space="preserv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r w:rsidR="005A3A78">
        <w:rPr>
          <w:rFonts w:ascii="Arial" w:eastAsia="Times New Roman" w:hAnsi="Arial" w:cs="Arial"/>
          <w:color w:val="000000"/>
          <w:sz w:val="22"/>
          <w:szCs w:val="22"/>
        </w:rPr>
        <w:t>a</w:t>
      </w:r>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r w:rsidR="005A3A78">
        <w:rPr>
          <w:rFonts w:ascii="Arial" w:eastAsia="Times New Roman" w:hAnsi="Arial" w:cs="Arial"/>
          <w:color w:val="000000"/>
          <w:sz w:val="22"/>
          <w:szCs w:val="22"/>
        </w:rPr>
        <w:t>3b</w:t>
      </w:r>
      <w:r>
        <w:rPr>
          <w:rFonts w:ascii="Arial" w:eastAsia="Times New Roman" w:hAnsi="Arial" w:cs="Arial"/>
          <w:color w:val="000000"/>
          <w:sz w:val="22"/>
          <w:szCs w:val="22"/>
        </w:rPr>
        <w:t>). We quantified these effects on the psychometric curve, and observed significant decrease</w:t>
      </w:r>
      <w:r w:rsidR="0064651D">
        <w:rPr>
          <w:rFonts w:ascii="Arial" w:eastAsia="Times New Roman" w:hAnsi="Arial" w:cs="Arial"/>
          <w:color w:val="000000"/>
          <w:sz w:val="22"/>
          <w:szCs w:val="22"/>
        </w:rPr>
        <w:t>s</w:t>
      </w:r>
      <w:r>
        <w:rPr>
          <w:rFonts w:ascii="Arial" w:eastAsia="Times New Roman" w:hAnsi="Arial" w:cs="Arial"/>
          <w:color w:val="000000"/>
          <w:sz w:val="22"/>
          <w:szCs w:val="22"/>
        </w:rPr>
        <w:t xml:space="preserve"> in the response rate at the highest volume, false alarm rate, and slope of the psychometric functions (Figure </w:t>
      </w:r>
      <w:r w:rsidR="005A3A78">
        <w:rPr>
          <w:rFonts w:ascii="Arial" w:eastAsia="Times New Roman" w:hAnsi="Arial" w:cs="Arial"/>
          <w:color w:val="000000"/>
          <w:sz w:val="22"/>
          <w:szCs w:val="22"/>
        </w:rPr>
        <w:t>3c</w:t>
      </w:r>
      <w:r w:rsidR="003A3139">
        <w:rPr>
          <w:rFonts w:ascii="Arial" w:eastAsia="Times New Roman" w:hAnsi="Arial" w:cs="Arial"/>
          <w:color w:val="000000"/>
          <w:sz w:val="22"/>
          <w:szCs w:val="22"/>
        </w:rPr>
        <w:t xml:space="preserve">, </w:t>
      </w:r>
      <w:r w:rsidR="003A3139" w:rsidRPr="00C72113">
        <w:rPr>
          <w:rFonts w:ascii="Arial" w:eastAsia="Times New Roman" w:hAnsi="Arial" w:cs="Arial"/>
          <w:b/>
          <w:bCs/>
          <w:color w:val="000000"/>
          <w:sz w:val="22"/>
          <w:szCs w:val="22"/>
        </w:rPr>
        <w:t>STATS TABLE</w:t>
      </w:r>
      <w:r>
        <w:rPr>
          <w:rFonts w:ascii="Arial" w:eastAsia="Times New Roman" w:hAnsi="Arial" w:cs="Arial"/>
          <w:color w:val="000000"/>
          <w:sz w:val="22"/>
          <w:szCs w:val="22"/>
        </w:rPr>
        <w:t xml:space="preserve">). The only parameter that was unaffected by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was the behavioral threshold (Figure </w:t>
      </w:r>
      <w:r w:rsidR="005A3A78">
        <w:rPr>
          <w:rFonts w:ascii="Arial" w:eastAsia="Times New Roman" w:hAnsi="Arial" w:cs="Arial"/>
          <w:color w:val="000000"/>
          <w:sz w:val="22"/>
          <w:szCs w:val="22"/>
        </w:rPr>
        <w:t>3c</w:t>
      </w:r>
      <w:r>
        <w:rPr>
          <w:rFonts w:ascii="Arial" w:eastAsia="Times New Roman" w:hAnsi="Arial" w:cs="Arial"/>
          <w:color w:val="000000"/>
          <w:sz w:val="22"/>
          <w:szCs w:val="22"/>
        </w:rPr>
        <w:t>, bottom left panel).</w:t>
      </w:r>
    </w:p>
    <w:p w14:paraId="3279AC94" w14:textId="77777777" w:rsidR="00292D46" w:rsidRDefault="00F70576" w:rsidP="000A7884">
      <w:pPr>
        <w:jc w:val="both"/>
        <w:rPr>
          <w:ins w:id="45" w:author="Maria Neimark Geffen" w:date="2021-05-03T11:41:00Z"/>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is a general loss of function that is not specific to hearing target sounds</w:t>
      </w:r>
      <w:r w:rsidR="005A3A78">
        <w:rPr>
          <w:rFonts w:ascii="Arial" w:eastAsia="Times New Roman" w:hAnsi="Arial" w:cs="Arial"/>
          <w:color w:val="000000"/>
          <w:sz w:val="22"/>
          <w:szCs w:val="22"/>
        </w:rPr>
        <w:t xml:space="preserve">. To control for this, we devised another task where instead of detecting targets in noise (Figure 3d), mice </w:t>
      </w:r>
      <w:r w:rsidR="00A95162">
        <w:rPr>
          <w:rFonts w:ascii="Arial" w:eastAsia="Times New Roman" w:hAnsi="Arial" w:cs="Arial"/>
          <w:color w:val="000000"/>
          <w:sz w:val="22"/>
          <w:szCs w:val="22"/>
        </w:rPr>
        <w:t>detected</w:t>
      </w:r>
      <w:r w:rsidR="005A3A78">
        <w:rPr>
          <w:rFonts w:ascii="Arial" w:eastAsia="Times New Roman" w:hAnsi="Arial" w:cs="Arial"/>
          <w:color w:val="000000"/>
          <w:sz w:val="22"/>
          <w:szCs w:val="22"/>
        </w:rPr>
        <w:t xml:space="preserve"> targets in silence (Figure 3e). To ensure equivalency between the two tasks, we took the highest volume trial of the target in noise task (</w:t>
      </w:r>
      <w:r w:rsidR="00A95162">
        <w:rPr>
          <w:rFonts w:ascii="Arial" w:eastAsia="Times New Roman" w:hAnsi="Arial" w:cs="Arial"/>
          <w:color w:val="000000"/>
          <w:sz w:val="22"/>
          <w:szCs w:val="22"/>
        </w:rPr>
        <w:t xml:space="preserve">25dB SNR in high contrast; </w:t>
      </w:r>
      <w:r w:rsidR="005A3A78">
        <w:rPr>
          <w:rFonts w:ascii="Arial" w:eastAsia="Times New Roman" w:hAnsi="Arial" w:cs="Arial"/>
          <w:color w:val="000000"/>
          <w:sz w:val="22"/>
          <w:szCs w:val="22"/>
        </w:rPr>
        <w:t xml:space="preserve">Figure 3d, left panel), and </w:t>
      </w:r>
      <w:r w:rsidR="00A95162">
        <w:rPr>
          <w:rFonts w:ascii="Arial" w:eastAsia="Times New Roman" w:hAnsi="Arial" w:cs="Arial"/>
          <w:color w:val="000000"/>
          <w:sz w:val="22"/>
          <w:szCs w:val="22"/>
        </w:rPr>
        <w:t xml:space="preserve">removed the background noise during the target detection period (Figure 3e, left panel). As such, mice detected the exact same targets as in the previous task, but without the flanking noise, allowing us to test whether auditory cortex is specifically required for detection in the presence of noise. </w:t>
      </w:r>
    </w:p>
    <w:p w14:paraId="0BB58605" w14:textId="732B7B6D" w:rsidR="005A3A78" w:rsidDel="00292D46" w:rsidRDefault="00A95162">
      <w:pPr>
        <w:ind w:firstLine="720"/>
        <w:jc w:val="both"/>
        <w:rPr>
          <w:del w:id="46" w:author="Maria Neimark Geffen" w:date="2021-05-03T11:41:00Z"/>
          <w:rFonts w:ascii="Arial" w:eastAsia="Times New Roman" w:hAnsi="Arial" w:cs="Arial"/>
          <w:color w:val="000000"/>
          <w:sz w:val="22"/>
          <w:szCs w:val="22"/>
        </w:rPr>
        <w:pPrChange w:id="47" w:author="Maria Neimark Geffen" w:date="2021-05-03T11:41:00Z">
          <w:pPr>
            <w:jc w:val="both"/>
          </w:pPr>
        </w:pPrChange>
      </w:pPr>
      <w:r>
        <w:rPr>
          <w:rFonts w:ascii="Arial" w:eastAsia="Times New Roman" w:hAnsi="Arial" w:cs="Arial"/>
          <w:color w:val="000000"/>
          <w:sz w:val="22"/>
          <w:szCs w:val="22"/>
        </w:rPr>
        <w:t>To assess psychometric performance in this new task, we modulated detection difficulty by attenuating the volume of each target.</w:t>
      </w:r>
      <w:ins w:id="48" w:author="Maria Neimark Geffen" w:date="2021-05-03T11:41:00Z">
        <w:r w:rsidR="00292D46">
          <w:rPr>
            <w:rFonts w:ascii="Arial" w:eastAsia="Times New Roman" w:hAnsi="Arial" w:cs="Arial"/>
            <w:color w:val="000000"/>
            <w:sz w:val="22"/>
            <w:szCs w:val="22"/>
          </w:rPr>
          <w:t xml:space="preserve"> </w:t>
        </w:r>
      </w:ins>
    </w:p>
    <w:p w14:paraId="19CCBC41" w14:textId="3C6C261C" w:rsidR="00A95162" w:rsidRDefault="00A95162">
      <w:pPr>
        <w:ind w:firstLine="720"/>
        <w:jc w:val="both"/>
        <w:rPr>
          <w:rFonts w:ascii="Arial" w:eastAsia="Times New Roman" w:hAnsi="Arial" w:cs="Arial"/>
          <w:color w:val="000000"/>
          <w:sz w:val="22"/>
          <w:szCs w:val="22"/>
        </w:rPr>
        <w:pPrChange w:id="49" w:author="Maria Neimark Geffen" w:date="2021-05-03T11:41:00Z">
          <w:pPr>
            <w:jc w:val="both"/>
          </w:pPr>
        </w:pPrChange>
      </w:pPr>
      <w:del w:id="50" w:author="Maria Neimark Geffen" w:date="2021-05-03T11:41:00Z">
        <w:r w:rsidDel="00292D46">
          <w:rPr>
            <w:rFonts w:ascii="Arial" w:eastAsia="Times New Roman" w:hAnsi="Arial" w:cs="Arial"/>
            <w:color w:val="000000"/>
            <w:sz w:val="22"/>
            <w:szCs w:val="22"/>
          </w:rPr>
          <w:tab/>
        </w:r>
      </w:del>
      <w:r>
        <w:rPr>
          <w:rFonts w:ascii="Arial" w:eastAsia="Times New Roman" w:hAnsi="Arial" w:cs="Arial"/>
          <w:color w:val="000000"/>
          <w:sz w:val="22"/>
          <w:szCs w:val="22"/>
        </w:rPr>
        <w:t xml:space="preserve">As observed previously, inactivation of auditory cortex hindered detection in high contrast noise (Figure 3d, right panel). However, cortical inactivation had little effect on psychometric performance in silence (Figure 3e, right panel). We quantified these effects in the two tasks as previously described, and found that </w:t>
      </w:r>
      <w:r w:rsidR="002A6675">
        <w:rPr>
          <w:rFonts w:ascii="Arial" w:eastAsia="Times New Roman" w:hAnsi="Arial" w:cs="Arial"/>
          <w:color w:val="000000"/>
          <w:sz w:val="22"/>
          <w:szCs w:val="22"/>
        </w:rPr>
        <w:t xml:space="preserve">the effect of </w:t>
      </w:r>
      <w:proofErr w:type="spellStart"/>
      <w:r w:rsidR="002A6675">
        <w:rPr>
          <w:rFonts w:ascii="Arial" w:eastAsia="Times New Roman" w:hAnsi="Arial" w:cs="Arial"/>
          <w:color w:val="000000"/>
          <w:sz w:val="22"/>
          <w:szCs w:val="22"/>
        </w:rPr>
        <w:t>muscimol</w:t>
      </w:r>
      <w:proofErr w:type="spellEnd"/>
      <w:r w:rsidR="002A6675">
        <w:rPr>
          <w:rFonts w:ascii="Arial" w:eastAsia="Times New Roman" w:hAnsi="Arial" w:cs="Arial"/>
          <w:color w:val="000000"/>
          <w:sz w:val="22"/>
          <w:szCs w:val="22"/>
        </w:rPr>
        <w:t xml:space="preserve"> was greatest during the target in noise task, significantly affecting the max response rate (STATS), threshold and moderately affecting slope (</w:t>
      </w:r>
      <w:r w:rsidR="002A6675" w:rsidRPr="00C72113">
        <w:rPr>
          <w:rFonts w:ascii="Arial" w:eastAsia="Times New Roman" w:hAnsi="Arial" w:cs="Arial"/>
          <w:b/>
          <w:bCs/>
          <w:color w:val="000000"/>
          <w:sz w:val="22"/>
          <w:szCs w:val="22"/>
        </w:rPr>
        <w:t>STATS</w:t>
      </w:r>
      <w:r w:rsidR="003A3139" w:rsidRPr="00C72113">
        <w:rPr>
          <w:rFonts w:ascii="Arial" w:eastAsia="Times New Roman" w:hAnsi="Arial" w:cs="Arial"/>
          <w:b/>
          <w:bCs/>
          <w:color w:val="000000"/>
          <w:sz w:val="22"/>
          <w:szCs w:val="22"/>
        </w:rPr>
        <w:t xml:space="preserve"> TABLE</w:t>
      </w:r>
      <w:r w:rsidR="002A6675">
        <w:rPr>
          <w:rFonts w:ascii="Arial" w:eastAsia="Times New Roman" w:hAnsi="Arial" w:cs="Arial"/>
          <w:color w:val="000000"/>
          <w:sz w:val="22"/>
          <w:szCs w:val="22"/>
        </w:rPr>
        <w:t xml:space="preserve">). On the other hand, during the detection in silence task, </w:t>
      </w:r>
      <w:proofErr w:type="spellStart"/>
      <w:r w:rsidR="002A6675">
        <w:rPr>
          <w:rFonts w:ascii="Arial" w:eastAsia="Times New Roman" w:hAnsi="Arial" w:cs="Arial"/>
          <w:color w:val="000000"/>
          <w:sz w:val="22"/>
          <w:szCs w:val="22"/>
        </w:rPr>
        <w:t>muscimol</w:t>
      </w:r>
      <w:proofErr w:type="spellEnd"/>
      <w:r w:rsidR="002A6675">
        <w:rPr>
          <w:rFonts w:ascii="Arial" w:eastAsia="Times New Roman" w:hAnsi="Arial" w:cs="Arial"/>
          <w:color w:val="000000"/>
          <w:sz w:val="22"/>
          <w:szCs w:val="22"/>
        </w:rPr>
        <w:t xml:space="preserve"> only significantly increased detection thresholds (</w:t>
      </w:r>
      <w:r w:rsidR="003A3139" w:rsidRPr="00C72113">
        <w:rPr>
          <w:rFonts w:ascii="Arial" w:eastAsia="Times New Roman" w:hAnsi="Arial" w:cs="Arial"/>
          <w:b/>
          <w:bCs/>
          <w:color w:val="000000"/>
          <w:sz w:val="22"/>
          <w:szCs w:val="22"/>
        </w:rPr>
        <w:t>STATS TABLE</w:t>
      </w:r>
      <w:r w:rsidR="002A6675">
        <w:rPr>
          <w:rFonts w:ascii="Arial" w:eastAsia="Times New Roman" w:hAnsi="Arial" w:cs="Arial"/>
          <w:color w:val="000000"/>
          <w:sz w:val="22"/>
          <w:szCs w:val="22"/>
        </w:rPr>
        <w:t>), while all other metrics were unaffected. These results demonstrate that cortex is specifically necessary for detection in the presence of noise.</w:t>
      </w:r>
    </w:p>
    <w:p w14:paraId="0DE0FEF9" w14:textId="17437DD7" w:rsidR="00F70576" w:rsidRDefault="002A6675" w:rsidP="00B90F51">
      <w:pPr>
        <w:ind w:firstLine="720"/>
        <w:jc w:val="both"/>
        <w:rPr>
          <w:ins w:id="51" w:author="Maria Neimark Geffen" w:date="2021-05-03T11:42:00Z"/>
          <w:rFonts w:ascii="Arial" w:eastAsia="Times New Roman" w:hAnsi="Arial" w:cs="Arial"/>
          <w:color w:val="000000"/>
          <w:sz w:val="22"/>
          <w:szCs w:val="22"/>
        </w:rPr>
      </w:pPr>
      <w:r>
        <w:rPr>
          <w:rFonts w:ascii="Arial" w:eastAsia="Times New Roman" w:hAnsi="Arial" w:cs="Arial"/>
          <w:color w:val="000000"/>
          <w:sz w:val="22"/>
          <w:szCs w:val="22"/>
        </w:rPr>
        <w:t xml:space="preserve">An additional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is a general loss of the ability to lick</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To assess this,</w:t>
      </w:r>
      <w:r w:rsidR="00BA3B7D">
        <w:rPr>
          <w:rFonts w:ascii="Arial" w:eastAsia="Times New Roman" w:hAnsi="Arial" w:cs="Arial"/>
          <w:color w:val="000000"/>
          <w:sz w:val="22"/>
          <w:szCs w:val="22"/>
        </w:rPr>
        <w:t xml:space="preserve"> </w:t>
      </w:r>
      <w:r>
        <w:rPr>
          <w:rFonts w:ascii="Arial" w:eastAsia="Times New Roman" w:hAnsi="Arial" w:cs="Arial"/>
          <w:color w:val="000000"/>
          <w:sz w:val="22"/>
          <w:szCs w:val="22"/>
        </w:rPr>
        <w:t>w</w:t>
      </w:r>
      <w:r w:rsidR="00BA3B7D">
        <w:rPr>
          <w:rFonts w:ascii="Arial" w:eastAsia="Times New Roman" w:hAnsi="Arial" w:cs="Arial"/>
          <w:color w:val="000000"/>
          <w:sz w:val="22"/>
          <w:szCs w:val="22"/>
        </w:rPr>
        <w:t xml:space="preserve">e monitored the lick probability of the mice throughout the trial duration, and found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specifically reduced licking responses during the period where targets were presented (</w:t>
      </w:r>
      <w:r w:rsidR="003A3139">
        <w:rPr>
          <w:rFonts w:ascii="Arial" w:eastAsia="Times New Roman" w:hAnsi="Arial" w:cs="Arial"/>
          <w:color w:val="000000"/>
          <w:sz w:val="22"/>
          <w:szCs w:val="22"/>
        </w:rPr>
        <w:t xml:space="preserve">Wilcoxon rank-sum test: </w:t>
      </w:r>
      <w:r w:rsidR="003A3139">
        <w:rPr>
          <w:rFonts w:ascii="Arial" w:eastAsia="Times New Roman" w:hAnsi="Arial" w:cs="Arial"/>
          <w:i/>
          <w:iCs/>
          <w:color w:val="000000"/>
          <w:sz w:val="22"/>
          <w:szCs w:val="22"/>
        </w:rPr>
        <w:t xml:space="preserve">T </w:t>
      </w:r>
      <w:r w:rsidR="003A3139">
        <w:rPr>
          <w:rFonts w:ascii="Arial" w:eastAsia="Times New Roman" w:hAnsi="Arial" w:cs="Arial"/>
          <w:color w:val="000000"/>
          <w:sz w:val="22"/>
          <w:szCs w:val="22"/>
        </w:rPr>
        <w:t xml:space="preserve">= 337, </w:t>
      </w:r>
      <w:r w:rsidR="003A3139">
        <w:rPr>
          <w:rFonts w:ascii="Arial" w:eastAsia="Times New Roman" w:hAnsi="Arial" w:cs="Arial"/>
          <w:i/>
          <w:iCs/>
          <w:color w:val="000000"/>
          <w:sz w:val="22"/>
          <w:szCs w:val="22"/>
        </w:rPr>
        <w:t xml:space="preserve">z </w:t>
      </w:r>
      <w:r w:rsidR="003A3139">
        <w:rPr>
          <w:rFonts w:ascii="Arial" w:eastAsia="Times New Roman" w:hAnsi="Arial" w:cs="Arial"/>
          <w:color w:val="000000"/>
          <w:sz w:val="22"/>
          <w:szCs w:val="22"/>
        </w:rPr>
        <w:t xml:space="preserve">= -4.23, </w:t>
      </w:r>
      <w:r w:rsidR="003A3139" w:rsidRPr="003A3139">
        <w:rPr>
          <w:rFonts w:ascii="Arial" w:eastAsia="Times New Roman" w:hAnsi="Arial" w:cs="Arial"/>
          <w:i/>
          <w:iCs/>
          <w:color w:val="000000"/>
          <w:sz w:val="22"/>
          <w:szCs w:val="22"/>
        </w:rPr>
        <w:t>p</w:t>
      </w:r>
      <w:r w:rsidR="003A3139">
        <w:rPr>
          <w:rFonts w:ascii="Arial" w:eastAsia="Times New Roman" w:hAnsi="Arial" w:cs="Arial"/>
          <w:color w:val="000000"/>
          <w:sz w:val="22"/>
          <w:szCs w:val="22"/>
        </w:rPr>
        <w:t xml:space="preserve"> = 2.34e-5; </w:t>
      </w:r>
      <w:r w:rsidRPr="003A3139">
        <w:rPr>
          <w:rFonts w:ascii="Arial" w:eastAsia="Times New Roman" w:hAnsi="Arial" w:cs="Arial"/>
          <w:color w:val="000000"/>
          <w:sz w:val="22"/>
          <w:szCs w:val="22"/>
        </w:rPr>
        <w:t>Supplemental</w:t>
      </w:r>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Figure </w:t>
      </w:r>
      <w:r>
        <w:rPr>
          <w:rFonts w:ascii="Arial" w:eastAsia="Times New Roman" w:hAnsi="Arial" w:cs="Arial"/>
          <w:color w:val="000000"/>
          <w:sz w:val="22"/>
          <w:szCs w:val="22"/>
        </w:rPr>
        <w:t>1d, right panel of Supplemental Figure 1e</w:t>
      </w:r>
      <w:r w:rsidR="00BA3B7D">
        <w:rPr>
          <w:rFonts w:ascii="Arial" w:eastAsia="Times New Roman" w:hAnsi="Arial" w:cs="Arial"/>
          <w:color w:val="000000"/>
          <w:sz w:val="22"/>
          <w:szCs w:val="22"/>
        </w:rPr>
        <w:t>). Mice also tended to lick immediately after the trial onset (</w:t>
      </w:r>
      <w:r>
        <w:rPr>
          <w:rFonts w:ascii="Arial" w:eastAsia="Times New Roman" w:hAnsi="Arial" w:cs="Arial"/>
          <w:color w:val="000000"/>
          <w:sz w:val="22"/>
          <w:szCs w:val="22"/>
        </w:rPr>
        <w:t>Supplemental Figure 1e</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left panel</w:t>
      </w:r>
      <w:r w:rsidR="00BA3B7D">
        <w:rPr>
          <w:rFonts w:ascii="Arial" w:eastAsia="Times New Roman" w:hAnsi="Arial" w:cs="Arial"/>
          <w:color w:val="000000"/>
          <w:sz w:val="22"/>
          <w:szCs w:val="22"/>
        </w:rPr>
        <w:t xml:space="preserve">), but we found that the lick rates under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and saline conditions were identical during this period</w:t>
      </w:r>
      <w:r w:rsidR="00561876">
        <w:rPr>
          <w:rFonts w:ascii="Arial" w:eastAsia="Times New Roman" w:hAnsi="Arial" w:cs="Arial"/>
          <w:color w:val="000000"/>
          <w:sz w:val="22"/>
          <w:szCs w:val="22"/>
        </w:rPr>
        <w:t xml:space="preserve"> (Wilcoxon rank-sum test: </w:t>
      </w:r>
      <w:r w:rsidR="00561876">
        <w:rPr>
          <w:rFonts w:ascii="Arial" w:eastAsia="Times New Roman" w:hAnsi="Arial" w:cs="Arial"/>
          <w:i/>
          <w:iCs/>
          <w:color w:val="000000"/>
          <w:sz w:val="22"/>
          <w:szCs w:val="22"/>
        </w:rPr>
        <w:t xml:space="preserve">T </w:t>
      </w:r>
      <w:r w:rsidR="00561876">
        <w:rPr>
          <w:rFonts w:ascii="Arial" w:eastAsia="Times New Roman" w:hAnsi="Arial" w:cs="Arial"/>
          <w:color w:val="000000"/>
          <w:sz w:val="22"/>
          <w:szCs w:val="22"/>
        </w:rPr>
        <w:t xml:space="preserve">= 528, </w:t>
      </w:r>
      <w:r w:rsidR="00561876">
        <w:rPr>
          <w:rFonts w:ascii="Arial" w:eastAsia="Times New Roman" w:hAnsi="Arial" w:cs="Arial"/>
          <w:i/>
          <w:iCs/>
          <w:color w:val="000000"/>
          <w:sz w:val="22"/>
          <w:szCs w:val="22"/>
        </w:rPr>
        <w:t xml:space="preserve">z </w:t>
      </w:r>
      <w:r w:rsidR="00561876">
        <w:rPr>
          <w:rFonts w:ascii="Arial" w:eastAsia="Times New Roman" w:hAnsi="Arial" w:cs="Arial"/>
          <w:color w:val="000000"/>
          <w:sz w:val="22"/>
          <w:szCs w:val="22"/>
        </w:rPr>
        <w:t xml:space="preserve">= 0.23, </w:t>
      </w:r>
      <w:r w:rsidR="00561876" w:rsidRPr="003A3139">
        <w:rPr>
          <w:rFonts w:ascii="Arial" w:eastAsia="Times New Roman" w:hAnsi="Arial" w:cs="Arial"/>
          <w:i/>
          <w:iCs/>
          <w:color w:val="000000"/>
          <w:sz w:val="22"/>
          <w:szCs w:val="22"/>
        </w:rPr>
        <w:t>p</w:t>
      </w:r>
      <w:r w:rsidR="00561876">
        <w:rPr>
          <w:rFonts w:ascii="Arial" w:eastAsia="Times New Roman" w:hAnsi="Arial" w:cs="Arial"/>
          <w:color w:val="000000"/>
          <w:sz w:val="22"/>
          <w:szCs w:val="22"/>
        </w:rPr>
        <w:t xml:space="preserve"> = 0.81)</w:t>
      </w:r>
      <w:r w:rsidR="00BA3B7D">
        <w:rPr>
          <w:rFonts w:ascii="Arial" w:eastAsia="Times New Roman" w:hAnsi="Arial" w:cs="Arial"/>
          <w:color w:val="000000"/>
          <w:sz w:val="22"/>
          <w:szCs w:val="22"/>
        </w:rPr>
        <w:t xml:space="preserve">. These results suggest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133F4F7D" w14:textId="6ECDBE1E" w:rsidR="00637DB3" w:rsidRDefault="00637DB3" w:rsidP="00B90F51">
      <w:pPr>
        <w:ind w:firstLine="720"/>
        <w:jc w:val="both"/>
        <w:rPr>
          <w:rFonts w:ascii="Arial" w:eastAsia="Times New Roman" w:hAnsi="Arial" w:cs="Arial"/>
          <w:color w:val="000000"/>
          <w:sz w:val="22"/>
          <w:szCs w:val="22"/>
        </w:rPr>
      </w:pPr>
      <w:ins w:id="52" w:author="Maria Neimark Geffen" w:date="2021-05-03T11:42:00Z">
        <w:r>
          <w:rPr>
            <w:rFonts w:ascii="Arial" w:eastAsia="Times New Roman" w:hAnsi="Arial" w:cs="Arial"/>
            <w:color w:val="000000"/>
            <w:sz w:val="22"/>
            <w:szCs w:val="22"/>
          </w:rPr>
          <w:t>Combined, our results demonstrate that the auditory cortex is required for detection of tones in noise after contrast transitions. Our next goal was to test the relationship betwe</w:t>
        </w:r>
      </w:ins>
      <w:ins w:id="53" w:author="Maria Neimark Geffen" w:date="2021-05-03T11:43:00Z">
        <w:r>
          <w:rPr>
            <w:rFonts w:ascii="Arial" w:eastAsia="Times New Roman" w:hAnsi="Arial" w:cs="Arial"/>
            <w:color w:val="000000"/>
            <w:sz w:val="22"/>
            <w:szCs w:val="22"/>
          </w:rPr>
          <w:t>en neuronal activity in AC and behavioral performance.</w:t>
        </w:r>
      </w:ins>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 xml:space="preserve">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w:t>
      </w:r>
      <w:r w:rsidR="0087106C">
        <w:rPr>
          <w:rFonts w:ascii="Arial" w:eastAsia="Times New Roman" w:hAnsi="Arial" w:cs="Arial"/>
          <w:color w:val="000000"/>
          <w:sz w:val="22"/>
          <w:szCs w:val="22"/>
        </w:rPr>
        <w:lastRenderedPageBreak/>
        <w:t>firing rate with increased target volume (example neuron, Figure 4b; simultaneously recorded populations from two example sessions, Figure 4c).</w:t>
      </w:r>
    </w:p>
    <w:p w14:paraId="1DDC0FD3" w14:textId="1454C232" w:rsidR="00C72815" w:rsidRDefault="0087106C" w:rsidP="00C72113">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leverage our ability to simultaneously record from multiple neurons, we adapted a population vector approach</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[25]","plainTextFormattedCitation":"[25]","previouslyFormattedCitation":"[25]"},"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[25]</w:t>
      </w:r>
      <w:r w:rsidR="00956FC7">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r w:rsidR="00C72815">
        <w:rPr>
          <w:rFonts w:ascii="Arial" w:eastAsia="Times New Roman" w:hAnsi="Arial" w:cs="Arial"/>
          <w:color w:val="000000"/>
          <w:sz w:val="22"/>
          <w:szCs w:val="22"/>
        </w:rPr>
        <w:t>s</w:t>
      </w:r>
      <w:r w:rsidR="00C72815">
        <w:rPr>
          <w:rFonts w:ascii="Arial" w:eastAsia="Times New Roman" w:hAnsi="Arial" w:cs="Arial"/>
          <w:color w:val="000000"/>
          <w:sz w:val="22"/>
          <w:szCs w:val="22"/>
        </w:rPr>
        <w:br w:type="page"/>
      </w:r>
    </w:p>
    <w:p w14:paraId="6CCC2487" w14:textId="12AABCBA" w:rsidR="00C72815" w:rsidRDefault="00C72815" w:rsidP="00C72815">
      <w:pPr>
        <w:ind w:firstLine="720"/>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58240" behindDoc="0" locked="0" layoutInCell="1" allowOverlap="1" wp14:anchorId="441BE759" wp14:editId="672A642D">
            <wp:simplePos x="0" y="0"/>
            <wp:positionH relativeFrom="column">
              <wp:posOffset>738505</wp:posOffset>
            </wp:positionH>
            <wp:positionV relativeFrom="paragraph">
              <wp:posOffset>404</wp:posOffset>
            </wp:positionV>
            <wp:extent cx="5413248" cy="4416552"/>
            <wp:effectExtent l="0" t="0" r="0" b="317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3248" cy="4416552"/>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 xml:space="preserve"> </w:t>
      </w:r>
    </w:p>
    <w:p w14:paraId="40703AD1" w14:textId="3FE0175E" w:rsidR="00C72815" w:rsidRDefault="00C72815" w:rsidP="00C72815">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3.</w:t>
      </w:r>
    </w:p>
    <w:p w14:paraId="2C8D3D64" w14:textId="3ED2AFE9" w:rsidR="00C72815" w:rsidRPr="00A9352F" w:rsidRDefault="00C72815" w:rsidP="00C72815">
      <w:pPr>
        <w:jc w:val="both"/>
        <w:rPr>
          <w:rFonts w:ascii="Arial" w:eastAsia="Times New Roman" w:hAnsi="Arial" w:cs="Arial"/>
          <w:b/>
          <w:bCs/>
          <w:color w:val="000000"/>
          <w:sz w:val="20"/>
          <w:szCs w:val="20"/>
        </w:rPr>
      </w:pPr>
    </w:p>
    <w:p w14:paraId="4178FA86" w14:textId="16D73B72" w:rsidR="00C72815" w:rsidRPr="00A9352F" w:rsidRDefault="00C72815" w:rsidP="00C72815">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chronic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in behaving mice.</w:t>
      </w:r>
    </w:p>
    <w:p w14:paraId="592FAE4F" w14:textId="5BD57108" w:rsidR="00C72815" w:rsidRPr="00A9352F" w:rsidRDefault="00C72815" w:rsidP="00C72815">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psychometric functions during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xml:space="preserve">. Dark solid lines and filled circles indicate average performance after saline injection. Dark dashed lines and open circles indicate average performance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injection. Light solid and dashed lines are psychometric curves from individual sessions. Error bars indicate S.E.M. across sessions.</w:t>
      </w:r>
    </w:p>
    <w:p w14:paraId="153EFF6B" w14:textId="004DA52A" w:rsidR="00C72815" w:rsidRDefault="00C72815" w:rsidP="00C72815">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p>
    <w:p w14:paraId="2CD962DF" w14:textId="1D8442FD" w:rsidR="00C72815" w:rsidRDefault="00C72815" w:rsidP="00C72815">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line indicates 1 second, and the </w:t>
      </w:r>
      <w:proofErr w:type="spellStart"/>
      <w:r>
        <w:rPr>
          <w:rFonts w:ascii="Arial" w:eastAsia="Times New Roman" w:hAnsi="Arial" w:cs="Arial"/>
          <w:color w:val="000000"/>
          <w:sz w:val="20"/>
          <w:szCs w:val="20"/>
        </w:rPr>
        <w:t>colorbar</w:t>
      </w:r>
      <w:proofErr w:type="spellEnd"/>
      <w:r>
        <w:rPr>
          <w:rFonts w:ascii="Arial" w:eastAsia="Times New Roman" w:hAnsi="Arial" w:cs="Arial"/>
          <w:color w:val="000000"/>
          <w:sz w:val="20"/>
          <w:szCs w:val="20"/>
        </w:rPr>
        <w:t xml:space="preserve">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2AB2C4ED" w14:textId="152296AF" w:rsidR="00C72815" w:rsidRDefault="00C72815" w:rsidP="00C72815">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27398F9E" w14:textId="264BD783" w:rsidR="00C72815" w:rsidRPr="00A9352F" w:rsidRDefault="00C72815" w:rsidP="00C72815">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Behavioral performance metrics as a function of task type (detection in noise or detection in silence) and pharmacological intervention. Formatting and metrics as in </w:t>
      </w:r>
      <w:r>
        <w:rPr>
          <w:rFonts w:ascii="Arial" w:eastAsia="Times New Roman" w:hAnsi="Arial" w:cs="Arial"/>
          <w:b/>
          <w:bCs/>
          <w:color w:val="000000"/>
          <w:sz w:val="20"/>
          <w:szCs w:val="20"/>
        </w:rPr>
        <w:t>c)</w:t>
      </w:r>
      <w:r>
        <w:rPr>
          <w:rFonts w:ascii="Arial" w:eastAsia="Times New Roman" w:hAnsi="Arial" w:cs="Arial"/>
          <w:color w:val="000000"/>
          <w:sz w:val="20"/>
          <w:szCs w:val="20"/>
        </w:rPr>
        <w:t xml:space="preserve">. Dark and light red bars indicate performance in the detection-in-noise task, with application of saline or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Dark and light grey bars indicate performance in the detection-in-silence task, with application of saline or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w:t>
      </w:r>
    </w:p>
    <w:p w14:paraId="664759DE" w14:textId="424FF87A" w:rsidR="00C72815" w:rsidRDefault="00C72815" w:rsidP="00C72815">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7D782D82" w14:textId="23A0D4B4" w:rsidR="00A4192F" w:rsidRDefault="006923AF" w:rsidP="00C72113">
      <w:pPr>
        <w:rPr>
          <w:rFonts w:ascii="Arial" w:eastAsia="Times New Roman" w:hAnsi="Arial" w:cs="Arial"/>
          <w:color w:val="000000"/>
          <w:sz w:val="22"/>
          <w:szCs w:val="22"/>
        </w:rPr>
      </w:pPr>
      <w:r>
        <w:rPr>
          <w:rFonts w:ascii="Arial" w:eastAsia="Times New Roman" w:hAnsi="Arial" w:cs="Arial"/>
          <w:color w:val="000000"/>
          <w:sz w:val="22"/>
          <w:szCs w:val="22"/>
        </w:rPr>
        <w:lastRenderedPageBreak/>
        <w:t>to targets. The resulting coding direction vector is the direction in high dimensional space between the average response to noise and targets (Figure 4d, left panel). This vector was trained on all but one trial, and the remaining trials</w:t>
      </w:r>
      <w:r w:rsidR="002A6675">
        <w:rPr>
          <w:rFonts w:ascii="Arial" w:eastAsia="Times New Roman" w:hAnsi="Arial" w:cs="Arial"/>
          <w:color w:val="000000"/>
          <w:sz w:val="22"/>
          <w:szCs w:val="22"/>
        </w:rPr>
        <w:t>’</w:t>
      </w:r>
      <w:r>
        <w:rPr>
          <w:rFonts w:ascii="Arial" w:eastAsia="Times New Roman" w:hAnsi="Arial" w:cs="Arial"/>
          <w:color w:val="000000"/>
          <w:sz w:val="22"/>
          <w:szCs w:val="22"/>
        </w:rPr>
        <w:t xml:space="preserve"> population response was projected along this coding direction to generate a single projection </w:t>
      </w:r>
      <w:r w:rsidR="00C72815">
        <w:rPr>
          <w:rFonts w:ascii="Arial" w:eastAsia="Times New Roman" w:hAnsi="Arial" w:cs="Arial"/>
          <w:b/>
          <w:bCs/>
          <w:color w:val="000000"/>
          <w:sz w:val="20"/>
          <w:szCs w:val="20"/>
        </w:rPr>
        <w:t xml:space="preserve"> </w:t>
      </w:r>
      <w:r>
        <w:rPr>
          <w:rFonts w:ascii="Arial" w:eastAsia="Times New Roman" w:hAnsi="Arial" w:cs="Arial"/>
          <w:color w:val="000000"/>
          <w:sz w:val="22"/>
          <w:szCs w:val="22"/>
        </w:rPr>
        <w:t>value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w:t>
      </w:r>
      <w:r w:rsidR="002A6675">
        <w:rPr>
          <w:rFonts w:ascii="Arial" w:eastAsia="Times New Roman" w:hAnsi="Arial" w:cs="Arial"/>
          <w:color w:val="000000"/>
          <w:sz w:val="22"/>
          <w:szCs w:val="22"/>
        </w:rPr>
        <w:t xml:space="preserve">40ms </w:t>
      </w:r>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39cba0ac-0cfb-448b-8d92-c4ea00d32497"]}],"mendeley":{"formattedCitation":"[26]","plainTextFormattedCitation":"[26]","previouslyFormattedCitation":"[26]"},"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[26]</w:t>
      </w:r>
      <w:r w:rsidR="00956FC7">
        <w:rPr>
          <w:rFonts w:ascii="Arial" w:eastAsia="Times New Roman" w:hAnsi="Arial" w:cs="Arial"/>
          <w:color w:val="000000"/>
          <w:sz w:val="22"/>
          <w:szCs w:val="22"/>
        </w:rPr>
        <w:fldChar w:fldCharType="end"/>
      </w:r>
      <w:r w:rsidR="00A4192F">
        <w:rPr>
          <w:rFonts w:ascii="Arial" w:eastAsia="Times New Roman" w:hAnsi="Arial" w:cs="Arial"/>
          <w:color w:val="000000"/>
          <w:sz w:val="22"/>
          <w:szCs w:val="22"/>
        </w:rPr>
        <w:t xml:space="preserve"> (example projection value distributions from the recording</w:t>
      </w:r>
      <w:r w:rsidR="002A6675">
        <w:rPr>
          <w:rFonts w:ascii="Arial" w:eastAsia="Times New Roman" w:hAnsi="Arial" w:cs="Arial"/>
          <w:color w:val="000000"/>
          <w:sz w:val="22"/>
          <w:szCs w:val="22"/>
        </w:rPr>
        <w:t xml:space="preserve"> session</w:t>
      </w:r>
      <w:r w:rsidR="00A4192F">
        <w:rPr>
          <w:rFonts w:ascii="Arial" w:eastAsia="Times New Roman" w:hAnsi="Arial" w:cs="Arial"/>
          <w:color w:val="000000"/>
          <w:sz w:val="22"/>
          <w:szCs w:val="22"/>
        </w:rPr>
        <w:t xml:space="preserve"> in Figure 4C, left panel is shown in Figure 4d, </w:t>
      </w:r>
      <w:commentRangeStart w:id="54"/>
      <w:r w:rsidR="00A4192F">
        <w:rPr>
          <w:rFonts w:ascii="Arial" w:eastAsia="Times New Roman" w:hAnsi="Arial" w:cs="Arial"/>
          <w:color w:val="000000"/>
          <w:sz w:val="22"/>
          <w:szCs w:val="22"/>
        </w:rPr>
        <w:t xml:space="preserve">right panel). </w:t>
      </w:r>
      <w:commentRangeEnd w:id="54"/>
      <w:r w:rsidR="00945636">
        <w:rPr>
          <w:rStyle w:val="CommentReference"/>
        </w:rPr>
        <w:commentReference w:id="54"/>
      </w:r>
    </w:p>
    <w:p w14:paraId="0676C42C" w14:textId="076ED3F9" w:rsidR="008F1DC2" w:rsidRPr="00243817" w:rsidRDefault="00A4192F"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w:t>
      </w:r>
      <w:r w:rsidR="008F510E">
        <w:rPr>
          <w:rFonts w:ascii="Arial" w:eastAsia="Times New Roman" w:hAnsi="Arial" w:cs="Arial"/>
          <w:color w:val="000000"/>
          <w:sz w:val="22"/>
          <w:szCs w:val="22"/>
        </w:rPr>
        <w:t xml:space="preserve">single linear regression: </w:t>
      </w:r>
      <w:r w:rsidR="00954C1F" w:rsidRPr="00C72113">
        <w:rPr>
          <w:rFonts w:ascii="Arial" w:eastAsia="Times New Roman" w:hAnsi="Arial" w:cs="Arial"/>
          <w:i/>
          <w:iCs/>
          <w:color w:val="000000"/>
          <w:sz w:val="22"/>
          <w:szCs w:val="22"/>
        </w:rPr>
        <w:t>F</w:t>
      </w:r>
      <w:r w:rsidR="00954C1F">
        <w:rPr>
          <w:rFonts w:ascii="Arial" w:eastAsia="Times New Roman" w:hAnsi="Arial" w:cs="Arial"/>
          <w:color w:val="000000"/>
          <w:sz w:val="22"/>
          <w:szCs w:val="22"/>
        </w:rPr>
        <w:t>(1,17) = 2</w:t>
      </w:r>
      <w:r w:rsidR="00C0363D">
        <w:rPr>
          <w:rFonts w:ascii="Arial" w:eastAsia="Times New Roman" w:hAnsi="Arial" w:cs="Arial"/>
          <w:color w:val="000000"/>
          <w:sz w:val="22"/>
          <w:szCs w:val="22"/>
        </w:rPr>
        <w:t>3.7</w:t>
      </w:r>
      <w:r w:rsidR="00954C1F">
        <w:rPr>
          <w:rFonts w:ascii="Arial" w:eastAsia="Times New Roman" w:hAnsi="Arial" w:cs="Arial"/>
          <w:color w:val="000000"/>
          <w:sz w:val="22"/>
          <w:szCs w:val="22"/>
        </w:rPr>
        <w:t xml:space="preserve">, </w:t>
      </w:r>
      <w:r w:rsidR="00954C1F" w:rsidRPr="00C72113">
        <w:rPr>
          <w:rFonts w:ascii="Arial" w:eastAsia="Times New Roman" w:hAnsi="Arial" w:cs="Arial"/>
          <w:i/>
          <w:iCs/>
          <w:color w:val="000000"/>
          <w:sz w:val="22"/>
          <w:szCs w:val="22"/>
        </w:rPr>
        <w:t>p</w:t>
      </w:r>
      <w:r w:rsidR="00954C1F">
        <w:rPr>
          <w:rFonts w:ascii="Arial" w:eastAsia="Times New Roman" w:hAnsi="Arial" w:cs="Arial"/>
          <w:color w:val="000000"/>
          <w:sz w:val="22"/>
          <w:szCs w:val="22"/>
        </w:rPr>
        <w:t xml:space="preserve"> &lt; 0.001, </w:t>
      </w:r>
      <w:r w:rsidR="00954C1F" w:rsidRPr="00C72113">
        <w:rPr>
          <w:rFonts w:ascii="Arial" w:eastAsia="Times New Roman" w:hAnsi="Arial" w:cs="Arial"/>
          <w:i/>
          <w:iCs/>
          <w:color w:val="000000"/>
          <w:sz w:val="22"/>
          <w:szCs w:val="22"/>
        </w:rPr>
        <w:t>R</w:t>
      </w:r>
      <w:r w:rsidR="00954C1F" w:rsidRPr="00C72113">
        <w:rPr>
          <w:rFonts w:ascii="Arial" w:eastAsia="Times New Roman" w:hAnsi="Arial" w:cs="Arial"/>
          <w:i/>
          <w:iCs/>
          <w:color w:val="000000"/>
          <w:sz w:val="22"/>
          <w:szCs w:val="22"/>
          <w:vertAlign w:val="superscript"/>
        </w:rPr>
        <w:t>2</w:t>
      </w:r>
      <w:r w:rsidR="00954C1F">
        <w:rPr>
          <w:rFonts w:ascii="Arial" w:eastAsia="Times New Roman" w:hAnsi="Arial" w:cs="Arial"/>
          <w:color w:val="000000"/>
          <w:sz w:val="22"/>
          <w:szCs w:val="22"/>
        </w:rPr>
        <w:t xml:space="preserve"> = </w:t>
      </w:r>
      <w:r w:rsidR="00C0363D">
        <w:rPr>
          <w:rFonts w:ascii="Arial" w:eastAsia="Times New Roman" w:hAnsi="Arial" w:cs="Arial"/>
          <w:color w:val="000000"/>
          <w:sz w:val="22"/>
          <w:szCs w:val="22"/>
        </w:rPr>
        <w:t>0</w:t>
      </w:r>
      <w:r w:rsidR="00954C1F">
        <w:rPr>
          <w:rFonts w:ascii="Arial" w:eastAsia="Times New Roman" w:hAnsi="Arial" w:cs="Arial"/>
          <w:color w:val="000000"/>
          <w:sz w:val="22"/>
          <w:szCs w:val="22"/>
        </w:rPr>
        <w:t>.58;</w:t>
      </w:r>
      <w:r w:rsidR="00384D55">
        <w:rPr>
          <w:rFonts w:ascii="Arial" w:eastAsia="Times New Roman" w:hAnsi="Arial" w:cs="Arial"/>
          <w:color w:val="000000"/>
          <w:sz w:val="22"/>
          <w:szCs w:val="22"/>
        </w:rPr>
        <w:t xml:space="preserve"> Figure 4g). We also observed a significant relationship between behavioral and neural thresholds in low contrast alone</w:t>
      </w:r>
      <w:r w:rsidR="00C0363D">
        <w:rPr>
          <w:rFonts w:ascii="Arial" w:eastAsia="Times New Roman" w:hAnsi="Arial" w:cs="Arial"/>
          <w:color w:val="000000"/>
          <w:sz w:val="22"/>
          <w:szCs w:val="22"/>
        </w:rPr>
        <w:t xml:space="preserve"> (single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(1,9) = 6.24,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0.034,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0.34)</w:t>
      </w:r>
      <w:r w:rsidR="00384D55">
        <w:rPr>
          <w:rFonts w:ascii="Arial" w:eastAsia="Times New Roman" w:hAnsi="Arial" w:cs="Arial"/>
          <w:color w:val="000000"/>
          <w:sz w:val="22"/>
          <w:szCs w:val="22"/>
        </w:rPr>
        <w:t xml:space="preserve">, suggesting that the observed correlation across contrasts is not just due to contrast, but that cortical neurons track behavioral thresholds independently of contrast (Figure 4g). </w:t>
      </w:r>
      <w:r w:rsidR="00C0363D">
        <w:rPr>
          <w:rFonts w:ascii="Arial" w:eastAsia="Times New Roman" w:hAnsi="Arial" w:cs="Arial"/>
          <w:color w:val="000000"/>
          <w:sz w:val="22"/>
          <w:szCs w:val="22"/>
        </w:rPr>
        <w:t xml:space="preserve">We tested whether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and contrast as independent variables. We found a main effect of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29.30,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5.00e-6), but no main effect of threshold measure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0.02,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0.89) or interaction between measure and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0,85), which demonstrates that behavioral and neural thresholds were similarly affected by background contrast. </w:t>
      </w:r>
      <w:r w:rsidR="00384D55">
        <w:rPr>
          <w:rFonts w:ascii="Arial" w:eastAsia="Times New Roman" w:hAnsi="Arial" w:cs="Arial"/>
          <w:color w:val="000000"/>
          <w:sz w:val="22"/>
          <w:szCs w:val="22"/>
        </w:rPr>
        <w:t xml:space="preserve">Additionally, we find that across both contrasts there is a significant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r w:rsidR="00C0363D">
        <w:rPr>
          <w:rFonts w:ascii="Arial" w:eastAsia="Times New Roman" w:hAnsi="Arial" w:cs="Arial"/>
          <w:color w:val="000000"/>
          <w:sz w:val="22"/>
          <w:szCs w:val="22"/>
        </w:rPr>
        <w:t xml:space="preserve">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(1,17) = 20.4,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&lt; 0.001,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0.52</w:t>
      </w:r>
      <w:r w:rsidR="005D7786">
        <w:rPr>
          <w:rFonts w:ascii="Arial" w:eastAsia="Times New Roman" w:hAnsi="Arial" w:cs="Arial"/>
          <w:color w:val="000000"/>
          <w:sz w:val="22"/>
          <w:szCs w:val="22"/>
        </w:rPr>
        <w:t>, Figure 4h</w:t>
      </w:r>
      <w:r w:rsidR="00384D55">
        <w:rPr>
          <w:rFonts w:ascii="Arial" w:eastAsia="Times New Roman" w:hAnsi="Arial" w:cs="Arial"/>
          <w:color w:val="000000"/>
          <w:sz w:val="22"/>
          <w:szCs w:val="22"/>
        </w:rPr>
        <w:t xml:space="preserve">), </w:t>
      </w:r>
      <w:r w:rsidR="005D7786">
        <w:rPr>
          <w:rFonts w:ascii="Arial" w:eastAsia="Times New Roman" w:hAnsi="Arial" w:cs="Arial"/>
          <w:color w:val="000000"/>
          <w:sz w:val="22"/>
          <w:szCs w:val="22"/>
        </w:rPr>
        <w:t>with a significant relationship within high contrast</w:t>
      </w:r>
      <w:r w:rsidR="00384D55">
        <w:rPr>
          <w:rFonts w:ascii="Arial" w:eastAsia="Times New Roman" w:hAnsi="Arial" w:cs="Arial"/>
          <w:color w:val="000000"/>
          <w:sz w:val="22"/>
          <w:szCs w:val="22"/>
        </w:rPr>
        <w:t xml:space="preserv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(1,9) = 7.07,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0.038,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9E0C9F">
        <w:rPr>
          <w:rFonts w:ascii="Arial" w:eastAsia="Times New Roman" w:hAnsi="Arial" w:cs="Arial"/>
          <w:color w:val="000000"/>
          <w:sz w:val="22"/>
          <w:szCs w:val="22"/>
        </w:rPr>
        <w:t>= 0.46</w:t>
      </w:r>
      <w:r w:rsidR="00384D55">
        <w:rPr>
          <w:rFonts w:ascii="Arial" w:eastAsia="Times New Roman" w:hAnsi="Arial" w:cs="Arial"/>
          <w:color w:val="000000"/>
          <w:sz w:val="22"/>
          <w:szCs w:val="22"/>
        </w:rPr>
        <w:t>)</w:t>
      </w:r>
      <w:r w:rsidR="005D7786">
        <w:rPr>
          <w:rFonts w:ascii="Arial" w:eastAsia="Times New Roman" w:hAnsi="Arial" w:cs="Arial"/>
          <w:color w:val="000000"/>
          <w:sz w:val="22"/>
          <w:szCs w:val="22"/>
        </w:rPr>
        <w:t>, and a marginally significant relationship in low contrast (</w:t>
      </w:r>
      <w:r w:rsidR="00C0363D">
        <w:rPr>
          <w:rFonts w:ascii="Arial" w:eastAsia="Times New Roman" w:hAnsi="Arial" w:cs="Arial"/>
          <w:color w:val="000000"/>
          <w:sz w:val="22"/>
          <w:szCs w:val="22"/>
        </w:rPr>
        <w:t xml:space="preserve">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(1,</w:t>
      </w:r>
      <w:r w:rsidR="009E0C9F">
        <w:rPr>
          <w:rFonts w:ascii="Arial" w:eastAsia="Times New Roman" w:hAnsi="Arial" w:cs="Arial"/>
          <w:color w:val="000000"/>
          <w:sz w:val="22"/>
          <w:szCs w:val="22"/>
        </w:rPr>
        <w:t>9</w:t>
      </w:r>
      <w:r w:rsidR="00C0363D">
        <w:rPr>
          <w:rFonts w:ascii="Arial" w:eastAsia="Times New Roman" w:hAnsi="Arial" w:cs="Arial"/>
          <w:color w:val="000000"/>
          <w:sz w:val="22"/>
          <w:szCs w:val="22"/>
        </w:rPr>
        <w:t xml:space="preserve">) = 3.93,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0.0</w:t>
      </w:r>
      <w:r w:rsidR="009E0C9F">
        <w:rPr>
          <w:rFonts w:ascii="Arial" w:eastAsia="Times New Roman" w:hAnsi="Arial" w:cs="Arial"/>
          <w:color w:val="000000"/>
          <w:sz w:val="22"/>
          <w:szCs w:val="22"/>
        </w:rPr>
        <w:t>79</w:t>
      </w:r>
      <w:r w:rsidR="00C0363D">
        <w:rPr>
          <w:rFonts w:ascii="Arial" w:eastAsia="Times New Roman" w:hAnsi="Arial" w:cs="Arial"/>
          <w:color w:val="000000"/>
          <w:sz w:val="22"/>
          <w:szCs w:val="22"/>
        </w:rPr>
        <w:t xml:space="preserve">,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0.23</w:t>
      </w:r>
      <w:r w:rsidR="005D7786">
        <w:rPr>
          <w:rFonts w:ascii="Arial" w:eastAsia="Times New Roman" w:hAnsi="Arial" w:cs="Arial"/>
          <w:color w:val="000000"/>
          <w:sz w:val="22"/>
          <w:szCs w:val="22"/>
        </w:rPr>
        <w:t>)</w:t>
      </w:r>
      <w:r w:rsidR="00384D55">
        <w:rPr>
          <w:rFonts w:ascii="Arial" w:eastAsia="Times New Roman" w:hAnsi="Arial" w:cs="Arial"/>
          <w:color w:val="000000"/>
          <w:sz w:val="22"/>
          <w:szCs w:val="22"/>
        </w:rPr>
        <w:t>.</w:t>
      </w:r>
      <w:r w:rsidR="009E0C9F">
        <w:rPr>
          <w:rFonts w:ascii="Arial" w:eastAsia="Times New Roman" w:hAnsi="Arial" w:cs="Arial"/>
          <w:color w:val="000000"/>
          <w:sz w:val="22"/>
          <w:szCs w:val="22"/>
        </w:rPr>
        <w:t xml:space="preserve"> We examined whether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and psychometric slopes using a two-way ANOVA, as described above, and found a significant main effect of slope measure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5.88,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0.021) and contrast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8.31,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0.007). Post-hoc testing revealed that psychometric slopes were significantly steeper than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slopes (</w:t>
      </w:r>
      <w:r w:rsidR="009E0C9F">
        <w:rPr>
          <w:rFonts w:ascii="Arial" w:eastAsia="Times New Roman" w:hAnsi="Arial" w:cs="Arial"/>
          <w:b/>
          <w:bCs/>
          <w:color w:val="000000"/>
          <w:sz w:val="22"/>
          <w:szCs w:val="22"/>
        </w:rPr>
        <w:t>DO POST HOC TESTING</w:t>
      </w:r>
      <w:r w:rsidR="009E0C9F">
        <w:rPr>
          <w:rFonts w:ascii="Arial" w:eastAsia="Times New Roman" w:hAnsi="Arial" w:cs="Arial"/>
          <w:color w:val="000000"/>
          <w:sz w:val="22"/>
          <w:szCs w:val="22"/>
        </w:rPr>
        <w:t>).</w:t>
      </w:r>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403B54B5" w14:textId="1C91808C" w:rsidR="00435193" w:rsidRPr="00E56240" w:rsidRDefault="00384D55" w:rsidP="005D7786">
      <w:pPr>
        <w:jc w:val="both"/>
        <w:rPr>
          <w:rFonts w:ascii="Arial" w:eastAsia="Times New Roman" w:hAnsi="Arial" w:cs="Arial"/>
          <w:color w:val="000000"/>
          <w:sz w:val="20"/>
          <w:szCs w:val="20"/>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To more directly assess the role of gain control in auditory cortex in shapin</w:t>
      </w:r>
      <w:r w:rsidR="005D7786">
        <w:rPr>
          <w:rFonts w:ascii="Arial" w:eastAsia="Times New Roman" w:hAnsi="Arial" w:cs="Arial"/>
          <w:color w:val="000000"/>
          <w:sz w:val="22"/>
          <w:szCs w:val="22"/>
        </w:rPr>
        <w:t xml:space="preserve">g </w:t>
      </w:r>
    </w:p>
    <w:p w14:paraId="37636193" w14:textId="77777777"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task, and assess how gain is related to behavioral performance.</w:t>
      </w:r>
    </w:p>
    <w:p w14:paraId="7AA310EB" w14:textId="70AF2C6D"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 xml:space="preserve">During the task, we </w:t>
      </w:r>
      <w:r w:rsidR="00821F06">
        <w:rPr>
          <w:rFonts w:ascii="Arial" w:eastAsia="Times New Roman" w:hAnsi="Arial" w:cs="Arial"/>
          <w:color w:val="000000"/>
          <w:sz w:val="22"/>
          <w:szCs w:val="22"/>
        </w:rPr>
        <w:t xml:space="preserve">used </w:t>
      </w:r>
      <w:r w:rsidR="00E10A1D">
        <w:rPr>
          <w:rFonts w:ascii="Arial" w:eastAsia="Times New Roman" w:hAnsi="Arial" w:cs="Arial"/>
          <w:color w:val="000000"/>
          <w:sz w:val="22"/>
          <w:szCs w:val="22"/>
        </w:rPr>
        <w:t>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w:t>
      </w:r>
      <w:r w:rsidR="005A2B58">
        <w:rPr>
          <w:rFonts w:ascii="Arial" w:eastAsia="Times New Roman" w:hAnsi="Arial" w:cs="Arial"/>
          <w:color w:val="000000"/>
          <w:sz w:val="22"/>
          <w:szCs w:val="22"/>
        </w:rPr>
        <w:t>r, a value known as the noise ratio</w:t>
      </w:r>
      <w:r w:rsidR="005A2B58">
        <w:rPr>
          <w:rFonts w:ascii="Arial" w:eastAsia="Times New Roman" w:hAnsi="Arial" w:cs="Arial"/>
          <w:color w:val="000000"/>
          <w:sz w:val="22"/>
          <w:szCs w:val="22"/>
        </w:rPr>
        <w:fldChar w:fldCharType="begin" w:fldLock="1"/>
      </w:r>
      <w:r w:rsidR="00996654">
        <w:rPr>
          <w:rFonts w:ascii="Arial" w:eastAsia="Times New Roman" w:hAnsi="Arial" w:cs="Arial"/>
          <w:color w:val="000000"/>
          <w:sz w:val="22"/>
          <w:szCs w:val="22"/>
        </w:rPr>
        <w:instrText xml:space="preserve">ADDIN CSL_CITATION {"citationItems":[{"id":"ITEM-1","itemData":{"DOI":"10.1124/dmd.105.005157.concerning","ISBN":"0262025507","ISSN":"1049-5258","abstract":"By comparison to some other sensory cortices, the functional properties of cells in the primary auditory cortex are not yet well understood. Recent attempts to obtain a generalized description of auditory cortical responses have often relied upon characterization of the spectrotemporal receptive field (STRF), which amounts to a model of the stimulus-response function (SRF) that is linear in the spectrogram of the stimulus. How well can such a model account for neural responses at the very first stages of auditory cortical processing? To answer this question, we develop a novel methodology for evaluating the fraction of stimulus-related response power in a population that can be captured by a given type of SRF model. We use this technique to show that, in the thalamo-recipient layers of primary auditory cortex, STRF models account for no more than 40% of the stimulus-related power in neural responses.","author":[{"dropping-particle":"","family":"Sahani","given":"Maneesh","non-dropping-particle":"","parse-names":false,"suffix":""},{"dropping-particle":"","family":"Linden","given":"J. F.","non-dropping-particle":"","parse-names":false,"suffix":""}],"container-title":"Advances in neural information processing systems","id":"ITEM-1","issued":{"date-parts":[["2003"]]},"page":"109-116","title":"How Linear are Auditory Cortical Responses ? </w:instrText>
      </w:r>
      <w:r w:rsidR="00996654">
        <w:rPr>
          <w:rFonts w:ascii="Cambria Math" w:eastAsia="Times New Roman" w:hAnsi="Cambria Math" w:cs="Cambria Math"/>
          <w:color w:val="000000"/>
          <w:sz w:val="22"/>
          <w:szCs w:val="22"/>
        </w:rPr>
        <w:instrText>∗</w:instrText>
      </w:r>
      <w:r w:rsidR="00996654">
        <w:rPr>
          <w:rFonts w:ascii="Arial" w:eastAsia="Times New Roman" w:hAnsi="Arial" w:cs="Arial"/>
          <w:color w:val="000000"/>
          <w:sz w:val="22"/>
          <w:szCs w:val="22"/>
        </w:rPr>
        <w:instrText>","type":"article-journal"},"uris":["http://www.mendeley.com/documents/?uuid=2dbb9915-e042-43f3-af3f-c2f1e96e1239"]}],"mendeley":{"formattedCitation":"[27]","plainTextFormattedCitation":"[27]","previouslyFormattedCitation":"[27]"},"properties":{"noteIndex":0},"schema":"https://github.com/citation-style-language/schema/raw/master/csl-citation.json"}</w:instrText>
      </w:r>
      <w:r w:rsidR="005A2B58">
        <w:rPr>
          <w:rFonts w:ascii="Arial" w:eastAsia="Times New Roman" w:hAnsi="Arial" w:cs="Arial"/>
          <w:color w:val="000000"/>
          <w:sz w:val="22"/>
          <w:szCs w:val="22"/>
        </w:rPr>
        <w:fldChar w:fldCharType="separate"/>
      </w:r>
      <w:r w:rsidR="005A2B58" w:rsidRPr="005A2B58">
        <w:rPr>
          <w:rFonts w:ascii="Arial" w:eastAsia="Times New Roman" w:hAnsi="Arial" w:cs="Arial"/>
          <w:noProof/>
          <w:color w:val="000000"/>
          <w:sz w:val="22"/>
          <w:szCs w:val="22"/>
        </w:rPr>
        <w:t>[27]</w:t>
      </w:r>
      <w:r w:rsidR="005A2B58">
        <w:rPr>
          <w:rFonts w:ascii="Arial" w:eastAsia="Times New Roman" w:hAnsi="Arial" w:cs="Arial"/>
          <w:color w:val="000000"/>
          <w:sz w:val="22"/>
          <w:szCs w:val="22"/>
        </w:rPr>
        <w:fldChar w:fldCharType="end"/>
      </w:r>
      <w:r w:rsidR="002F191E">
        <w:rPr>
          <w:rFonts w:ascii="Arial" w:eastAsia="Times New Roman" w:hAnsi="Arial" w:cs="Arial"/>
          <w:color w:val="000000"/>
          <w:sz w:val="22"/>
          <w:szCs w:val="22"/>
        </w:rPr>
        <w:t xml:space="preserve"> (see Methods)</w:t>
      </w:r>
      <w:r w:rsidR="00E10A1D">
        <w:rPr>
          <w:rFonts w:ascii="Arial" w:eastAsia="Times New Roman" w:hAnsi="Arial" w:cs="Arial"/>
          <w:color w:val="000000"/>
          <w:sz w:val="22"/>
          <w:szCs w:val="22"/>
        </w:rPr>
        <w:t xml:space="preserve">  (Figure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(noise ratio &lt; 100 in low and high contrast), we observed substantial gain control during the task (</w:t>
      </w:r>
      <w:r w:rsidR="00956FC7">
        <w:rPr>
          <w:rFonts w:ascii="Arial" w:eastAsia="Times New Roman" w:hAnsi="Arial" w:cs="Arial"/>
          <w:b/>
          <w:bCs/>
          <w:color w:val="000000"/>
          <w:sz w:val="22"/>
          <w:szCs w:val="22"/>
        </w:rPr>
        <w:t>STATS</w:t>
      </w:r>
      <w:r w:rsidR="002F191E">
        <w:rPr>
          <w:rFonts w:ascii="Arial" w:eastAsia="Times New Roman" w:hAnsi="Arial" w:cs="Arial"/>
          <w:color w:val="000000"/>
          <w:sz w:val="22"/>
          <w:szCs w:val="22"/>
        </w:rPr>
        <w:t>)</w:t>
      </w:r>
      <w:r w:rsidR="00F94590">
        <w:rPr>
          <w:rFonts w:ascii="Arial" w:eastAsia="Times New Roman" w:hAnsi="Arial" w:cs="Arial"/>
          <w:color w:val="000000"/>
          <w:sz w:val="22"/>
          <w:szCs w:val="22"/>
        </w:rPr>
        <w:t xml:space="preserve"> confirming previous findings in</w:t>
      </w:r>
      <w:r w:rsidR="00956FC7">
        <w:rPr>
          <w:rFonts w:ascii="Arial" w:eastAsia="Times New Roman" w:hAnsi="Arial" w:cs="Arial"/>
          <w:color w:val="000000"/>
          <w:sz w:val="22"/>
          <w:szCs w:val="22"/>
        </w:rPr>
        <w:t xml:space="preserve"> ferret and mouse</w:t>
      </w:r>
      <w:r w:rsidR="00F94590">
        <w:rPr>
          <w:rFonts w:ascii="Arial" w:eastAsia="Times New Roman" w:hAnsi="Arial" w:cs="Arial"/>
          <w:color w:val="000000"/>
          <w:sz w:val="22"/>
          <w:szCs w:val="22"/>
        </w:rPr>
        <w:t xml:space="preserve">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[14,17]","plainTextFormattedCitation":"[14,17]","previouslyFormattedCitation":"[14,17]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[14,17]</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p>
    <w:p w14:paraId="032DE5F3" w14:textId="152177DD" w:rsidR="005D7786"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w:t>
      </w:r>
      <w:r w:rsidR="00335FFA">
        <w:rPr>
          <w:rFonts w:ascii="Arial" w:eastAsia="Times New Roman" w:hAnsi="Arial" w:cs="Arial"/>
          <w:color w:val="000000"/>
          <w:sz w:val="22"/>
          <w:szCs w:val="22"/>
        </w:rPr>
        <w:t xml:space="preserve">single linear regression: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24.2,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&lt; 0.001</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R</w:t>
      </w:r>
      <w:r w:rsidR="00335FFA" w:rsidRPr="00C72113">
        <w:rPr>
          <w:rFonts w:ascii="Arial" w:eastAsia="Times New Roman" w:hAnsi="Arial" w:cs="Arial"/>
          <w:i/>
          <w:iCs/>
          <w:color w:val="000000"/>
          <w:sz w:val="22"/>
          <w:szCs w:val="22"/>
          <w:vertAlign w:val="superscript"/>
        </w:rPr>
        <w:t>2</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67</w:t>
      </w:r>
      <w:r>
        <w:rPr>
          <w:rFonts w:ascii="Arial" w:eastAsia="Times New Roman" w:hAnsi="Arial" w:cs="Arial"/>
          <w:color w:val="000000"/>
          <w:sz w:val="22"/>
          <w:szCs w:val="22"/>
        </w:rPr>
        <w:t xml:space="preserve">), suggesting that increased gain yielded greater sensitivity to lower target volumes. However, </w:t>
      </w:r>
      <w:r>
        <w:rPr>
          <w:rFonts w:ascii="Arial" w:eastAsia="Times New Roman" w:hAnsi="Arial" w:cs="Arial"/>
          <w:color w:val="000000"/>
          <w:sz w:val="22"/>
          <w:szCs w:val="22"/>
        </w:rPr>
        <w:lastRenderedPageBreak/>
        <w:t xml:space="preserve">we didn’t observe this relationship when only </w:t>
      </w:r>
      <w:r w:rsidR="00C72815">
        <w:rPr>
          <w:rFonts w:ascii="Arial" w:eastAsia="Times New Roman" w:hAnsi="Arial" w:cs="Arial"/>
          <w:color w:val="000000"/>
          <w:sz w:val="22"/>
          <w:szCs w:val="22"/>
        </w:rPr>
        <w:t>including</w:t>
      </w:r>
      <w:r>
        <w:rPr>
          <w:rFonts w:ascii="Arial" w:eastAsia="Times New Roman" w:hAnsi="Arial" w:cs="Arial"/>
          <w:color w:val="000000"/>
          <w:sz w:val="22"/>
          <w:szCs w:val="22"/>
        </w:rPr>
        <w:t xml:space="preserve"> low contrast</w:t>
      </w:r>
      <w:r w:rsidR="00C72815">
        <w:rPr>
          <w:rFonts w:ascii="Arial" w:eastAsia="Times New Roman" w:hAnsi="Arial" w:cs="Arial"/>
          <w:color w:val="000000"/>
          <w:sz w:val="22"/>
          <w:szCs w:val="22"/>
        </w:rPr>
        <w:t xml:space="preserve"> sessions</w:t>
      </w:r>
      <w:r>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(1,7) = </w:t>
      </w:r>
      <w:r w:rsidR="00C72815">
        <w:rPr>
          <w:rFonts w:ascii="Arial" w:eastAsia="Times New Roman" w:hAnsi="Arial" w:cs="Arial"/>
          <w:color w:val="000000"/>
          <w:sz w:val="22"/>
          <w:szCs w:val="22"/>
        </w:rPr>
        <w:t>1.42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27</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i/>
          <w:iCs/>
          <w:color w:val="000000"/>
          <w:sz w:val="22"/>
          <w:szCs w:val="22"/>
          <w:vertAlign w:val="superscript"/>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17</w:t>
      </w:r>
      <w:r>
        <w:rPr>
          <w:rFonts w:ascii="Arial" w:eastAsia="Times New Roman" w:hAnsi="Arial" w:cs="Arial"/>
          <w:color w:val="000000"/>
          <w:sz w:val="22"/>
          <w:szCs w:val="22"/>
        </w:rPr>
        <w:t>)</w:t>
      </w:r>
      <w:r w:rsidR="00335FFA">
        <w:rPr>
          <w:rFonts w:ascii="Arial" w:eastAsia="Times New Roman" w:hAnsi="Arial" w:cs="Arial"/>
          <w:color w:val="000000"/>
          <w:sz w:val="22"/>
          <w:szCs w:val="22"/>
        </w:rPr>
        <w:t xml:space="preserve"> or high contrast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(1,3) = </w:t>
      </w:r>
      <w:r w:rsidR="00C72815">
        <w:rPr>
          <w:rFonts w:ascii="Arial" w:eastAsia="Times New Roman" w:hAnsi="Arial" w:cs="Arial"/>
          <w:color w:val="000000"/>
          <w:sz w:val="22"/>
          <w:szCs w:val="22"/>
        </w:rPr>
        <w:t>2.02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40</w:t>
      </w:r>
      <w:r w:rsidR="00335FFA">
        <w:rPr>
          <w:rFonts w:ascii="Arial" w:eastAsia="Times New Roman" w:hAnsi="Arial" w:cs="Arial"/>
          <w:color w:val="000000"/>
          <w:sz w:val="22"/>
          <w:szCs w:val="22"/>
        </w:rPr>
        <w:t>)</w:t>
      </w:r>
      <w:r>
        <w:rPr>
          <w:rFonts w:ascii="Arial" w:eastAsia="Times New Roman" w:hAnsi="Arial" w:cs="Arial"/>
          <w:color w:val="000000"/>
          <w:sz w:val="22"/>
          <w:szCs w:val="22"/>
        </w:rPr>
        <w:t>, so we cannot definitely conclude that contrast-independent fluctuations in gain predict behavioral thresholds (Figure 5f). We conducted the same analysis between gain and psychometric slopes, and found significant positive relationships across contrasts (</w:t>
      </w:r>
      <w:r w:rsidR="00335FFA">
        <w:rPr>
          <w:rFonts w:ascii="Arial" w:eastAsia="Times New Roman" w:hAnsi="Arial" w:cs="Arial"/>
          <w:color w:val="000000"/>
          <w:sz w:val="22"/>
          <w:szCs w:val="22"/>
        </w:rPr>
        <w:t xml:space="preserve">single </w:t>
      </w:r>
      <w:r w:rsidR="002C1323">
        <w:rPr>
          <w:rFonts w:ascii="Arial" w:eastAsia="Times New Roman" w:hAnsi="Arial" w:cs="Arial"/>
          <w:color w:val="000000"/>
          <w:sz w:val="22"/>
          <w:szCs w:val="22"/>
        </w:rPr>
        <w:t>linear regression</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12.0</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0.0</w:t>
      </w:r>
      <w:r w:rsidR="00C72815">
        <w:rPr>
          <w:rFonts w:ascii="Arial" w:eastAsia="Times New Roman" w:hAnsi="Arial" w:cs="Arial"/>
          <w:color w:val="000000"/>
          <w:sz w:val="22"/>
          <w:szCs w:val="22"/>
        </w:rPr>
        <w:t>05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50</w:t>
      </w:r>
      <w:r w:rsidR="002C1323">
        <w:rPr>
          <w:rFonts w:ascii="Arial" w:eastAsia="Times New Roman" w:hAnsi="Arial" w:cs="Arial"/>
          <w:color w:val="000000"/>
          <w:sz w:val="22"/>
          <w:szCs w:val="22"/>
        </w:rPr>
        <w:t>) and within low contrast (</w:t>
      </w:r>
      <w:r w:rsidR="00C72815" w:rsidRPr="00C72113">
        <w:rPr>
          <w:rFonts w:ascii="Arial" w:eastAsia="Times New Roman" w:hAnsi="Arial" w:cs="Arial"/>
          <w:i/>
          <w:iCs/>
          <w:color w:val="000000"/>
          <w:sz w:val="22"/>
          <w:szCs w:val="22"/>
        </w:rPr>
        <w:t>F</w:t>
      </w:r>
      <w:r w:rsidR="00C72815">
        <w:rPr>
          <w:rFonts w:ascii="Arial" w:eastAsia="Times New Roman" w:hAnsi="Arial" w:cs="Arial"/>
          <w:color w:val="000000"/>
          <w:sz w:val="22"/>
          <w:szCs w:val="22"/>
        </w:rPr>
        <w:t xml:space="preserve">(1,7) = 6.96, </w:t>
      </w:r>
      <w:r w:rsidR="00C72815" w:rsidRPr="00C72113">
        <w:rPr>
          <w:rFonts w:ascii="Arial" w:eastAsia="Times New Roman" w:hAnsi="Arial" w:cs="Arial"/>
          <w:i/>
          <w:iCs/>
          <w:color w:val="000000"/>
          <w:sz w:val="22"/>
          <w:szCs w:val="22"/>
        </w:rPr>
        <w:t>p</w:t>
      </w:r>
      <w:r w:rsidR="00C72815">
        <w:rPr>
          <w:rFonts w:ascii="Arial" w:eastAsia="Times New Roman" w:hAnsi="Arial" w:cs="Arial"/>
          <w:color w:val="000000"/>
          <w:sz w:val="22"/>
          <w:szCs w:val="22"/>
        </w:rPr>
        <w:t xml:space="preserve"> = 0.034,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 0.50</w:t>
      </w:r>
      <w:r w:rsidR="002C1323">
        <w:rPr>
          <w:rFonts w:ascii="Arial" w:eastAsia="Times New Roman" w:hAnsi="Arial" w:cs="Arial"/>
          <w:color w:val="000000"/>
          <w:sz w:val="22"/>
          <w:szCs w:val="22"/>
        </w:rPr>
        <w:t>), suggesting that individual differences in cortical gain influence behavioral sensitivity to changes in volume, independently of contrast gain control.</w:t>
      </w:r>
    </w:p>
    <w:p w14:paraId="01F618F7" w14:textId="77777777" w:rsidR="005D7786" w:rsidRDefault="005D7786">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5CCD112A" w14:textId="57A47200" w:rsidR="00435193" w:rsidRDefault="005D7786" w:rsidP="000A7884">
      <w:pPr>
        <w:jc w:val="both"/>
        <w:rPr>
          <w:rFonts w:ascii="Arial" w:eastAsia="Times New Roman" w:hAnsi="Arial" w:cs="Arial"/>
          <w:b/>
          <w:bCs/>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1312" behindDoc="0" locked="0" layoutInCell="1" allowOverlap="1" wp14:anchorId="62C7EAFB" wp14:editId="0B73D85F">
            <wp:simplePos x="0" y="0"/>
            <wp:positionH relativeFrom="column">
              <wp:align>center</wp:align>
            </wp:positionH>
            <wp:positionV relativeFrom="paragraph">
              <wp:posOffset>0</wp:posOffset>
            </wp:positionV>
            <wp:extent cx="4645152" cy="5541264"/>
            <wp:effectExtent l="0" t="0" r="317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2"/>
          <w:szCs w:val="22"/>
        </w:rPr>
        <w:t>Figure 4.</w:t>
      </w:r>
    </w:p>
    <w:p w14:paraId="7B1405B5" w14:textId="77777777" w:rsidR="005D7786" w:rsidRDefault="005D7786" w:rsidP="000A7884">
      <w:pPr>
        <w:jc w:val="both"/>
        <w:rPr>
          <w:rFonts w:ascii="Arial" w:eastAsia="Times New Roman" w:hAnsi="Arial" w:cs="Arial"/>
          <w:b/>
          <w:bCs/>
          <w:color w:val="000000"/>
          <w:sz w:val="22"/>
          <w:szCs w:val="22"/>
        </w:rPr>
      </w:pPr>
    </w:p>
    <w:p w14:paraId="62C15B6B"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14:paraId="2EDD074A"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p>
    <w:p w14:paraId="706D7F8A"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p>
    <w:p w14:paraId="33C2D349"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schematic of coding direction analysis. In high dimensional neural space, noise trials are represented as a gray point cloud, while target responses are represented by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c).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p>
    <w:p w14:paraId="54305EA0"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(plot appearance as in left).</w:t>
      </w:r>
    </w:p>
    <w:p w14:paraId="5EAB086C"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p>
    <w:p w14:paraId="626F1171"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p>
    <w:p w14:paraId="59FCFFB4" w14:textId="77777777" w:rsidR="005D7786" w:rsidRPr="00A917F9" w:rsidRDefault="005D7786" w:rsidP="005D7786">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slopes. Appearance as in g).</w:t>
      </w:r>
    </w:p>
    <w:p w14:paraId="59EA8C8F" w14:textId="5BB19520" w:rsidR="005D7786" w:rsidRPr="00A917F9" w:rsidRDefault="005D7786" w:rsidP="005D7786">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over sessions. Horizontal lines significant changes in performance between the first target presentation time and subsequent target presentation times, as assessed by </w:t>
      </w:r>
      <w:r w:rsidR="003C75FD">
        <w:rPr>
          <w:rFonts w:ascii="Arial" w:eastAsia="Times New Roman" w:hAnsi="Arial" w:cs="Arial"/>
          <w:color w:val="000000"/>
          <w:sz w:val="20"/>
          <w:szCs w:val="20"/>
        </w:rPr>
        <w:t>Wilcoxon S</w:t>
      </w:r>
      <w:r>
        <w:rPr>
          <w:rFonts w:ascii="Arial" w:eastAsia="Times New Roman" w:hAnsi="Arial" w:cs="Arial"/>
          <w:color w:val="000000"/>
          <w:sz w:val="20"/>
          <w:szCs w:val="20"/>
        </w:rPr>
        <w:t>ig</w:t>
      </w:r>
      <w:r w:rsidR="003C75FD">
        <w:rPr>
          <w:rFonts w:ascii="Arial" w:eastAsia="Times New Roman" w:hAnsi="Arial" w:cs="Arial"/>
          <w:color w:val="000000"/>
          <w:sz w:val="20"/>
          <w:szCs w:val="20"/>
        </w:rPr>
        <w:t>n-</w:t>
      </w:r>
      <w:r>
        <w:rPr>
          <w:rFonts w:ascii="Arial" w:eastAsia="Times New Roman" w:hAnsi="Arial" w:cs="Arial"/>
          <w:color w:val="000000"/>
          <w:sz w:val="20"/>
          <w:szCs w:val="20"/>
        </w:rPr>
        <w:t>rank tests with false discovery rate correction for multiple comparisons. The span of the lines indicates the target times being compared, while the color of the lines indicates whether the test was performed within high contrast (red) or low contrast (blue).</w:t>
      </w:r>
    </w:p>
    <w:p w14:paraId="161F2092" w14:textId="77777777" w:rsidR="005D7786" w:rsidRPr="00E56240" w:rsidRDefault="005D7786" w:rsidP="005D7786">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p>
    <w:p w14:paraId="3A4BD82B" w14:textId="3A621E34" w:rsidR="000A7884" w:rsidRDefault="005D7786" w:rsidP="000A7884">
      <w:pPr>
        <w:jc w:val="both"/>
        <w:rPr>
          <w:rFonts w:ascii="Arial" w:eastAsia="Times New Roman" w:hAnsi="Arial" w:cs="Arial"/>
          <w:b/>
          <w:bCs/>
          <w:color w:val="000000"/>
          <w:sz w:val="22"/>
          <w:szCs w:val="22"/>
        </w:rPr>
      </w:pPr>
      <w:r w:rsidRPr="00E56240">
        <w:rPr>
          <w:rFonts w:ascii="Arial" w:eastAsia="Times New Roman" w:hAnsi="Arial" w:cs="Arial"/>
          <w:b/>
          <w:bCs/>
          <w:color w:val="000000"/>
          <w:sz w:val="22"/>
          <w:szCs w:val="22"/>
        </w:rPr>
        <w:br w:type="page"/>
      </w:r>
      <w:r w:rsidR="000A7884">
        <w:rPr>
          <w:rFonts w:ascii="Arial" w:eastAsia="Times New Roman" w:hAnsi="Arial" w:cs="Arial"/>
          <w:b/>
          <w:bCs/>
          <w:color w:val="000000"/>
          <w:sz w:val="22"/>
          <w:szCs w:val="22"/>
        </w:rPr>
        <w:lastRenderedPageBreak/>
        <w:t>Discussion</w:t>
      </w:r>
    </w:p>
    <w:p w14:paraId="5D33E1C2" w14:textId="65FDB968" w:rsidR="002C1CCB" w:rsidRDefault="002C1CCB" w:rsidP="002C1CCB">
      <w:pPr>
        <w:jc w:val="both"/>
        <w:rPr>
          <w:rFonts w:ascii="Arial" w:eastAsia="Times New Roman" w:hAnsi="Arial" w:cs="Arial"/>
          <w:b/>
          <w:bCs/>
          <w:color w:val="000000"/>
          <w:sz w:val="22"/>
          <w:szCs w:val="22"/>
        </w:rPr>
      </w:pPr>
    </w:p>
    <w:p w14:paraId="5C6E5899" w14:textId="536BCFAF" w:rsidR="005B538C" w:rsidRPr="005B538C" w:rsidRDefault="00BE2DDF" w:rsidP="005B538C">
      <w:pPr>
        <w:jc w:val="both"/>
        <w:rPr>
          <w:rFonts w:ascii="Arial" w:eastAsia="Times New Roman" w:hAnsi="Arial" w:cs="Arial"/>
          <w:sz w:val="22"/>
          <w:szCs w:val="22"/>
        </w:rPr>
      </w:pPr>
      <w:r>
        <w:rPr>
          <w:rFonts w:ascii="Arial" w:eastAsia="Times New Roman" w:hAnsi="Arial" w:cs="Arial"/>
          <w:sz w:val="22"/>
          <w:szCs w:val="22"/>
        </w:rPr>
        <w:tab/>
      </w:r>
      <w:r w:rsidR="005B538C" w:rsidRPr="005B538C">
        <w:rPr>
          <w:rFonts w:ascii="Arial" w:eastAsia="Times New Roman" w:hAnsi="Arial" w:cs="Arial"/>
          <w:sz w:val="22"/>
          <w:szCs w:val="22"/>
        </w:rPr>
        <w:t xml:space="preserve">On daily basis, we navigate through </w:t>
      </w:r>
      <w:r w:rsidR="00A35436">
        <w:rPr>
          <w:rFonts w:ascii="Arial" w:eastAsia="Times New Roman" w:hAnsi="Arial" w:cs="Arial"/>
          <w:sz w:val="22"/>
          <w:szCs w:val="22"/>
        </w:rPr>
        <w:t>many auditory</w:t>
      </w:r>
      <w:r w:rsidR="00A35436" w:rsidRPr="005B538C">
        <w:rPr>
          <w:rFonts w:ascii="Arial" w:eastAsia="Times New Roman" w:hAnsi="Arial" w:cs="Arial"/>
          <w:sz w:val="22"/>
          <w:szCs w:val="22"/>
        </w:rPr>
        <w:t xml:space="preserve"> </w:t>
      </w:r>
      <w:r w:rsidR="005B538C" w:rsidRPr="005B538C">
        <w:rPr>
          <w:rFonts w:ascii="Arial" w:eastAsia="Times New Roman" w:hAnsi="Arial" w:cs="Arial"/>
          <w:sz w:val="22"/>
          <w:szCs w:val="22"/>
        </w:rPr>
        <w:t>environments</w:t>
      </w:r>
      <w:r w:rsidR="00A35436">
        <w:rPr>
          <w:rFonts w:ascii="Arial" w:eastAsia="Times New Roman" w:hAnsi="Arial" w:cs="Arial"/>
          <w:sz w:val="22"/>
          <w:szCs w:val="22"/>
        </w:rPr>
        <w:t>, each defined by different statistical properties</w:t>
      </w:r>
      <w:r w:rsidR="005B538C" w:rsidRPr="005B538C">
        <w:rPr>
          <w:rFonts w:ascii="Arial" w:eastAsia="Times New Roman" w:hAnsi="Arial" w:cs="Arial"/>
          <w:sz w:val="22"/>
          <w:szCs w:val="22"/>
        </w:rPr>
        <w:t>.</w:t>
      </w:r>
      <w:r w:rsidR="00A35436">
        <w:rPr>
          <w:rFonts w:ascii="Arial" w:eastAsia="Times New Roman" w:hAnsi="Arial" w:cs="Arial"/>
          <w:sz w:val="22"/>
          <w:szCs w:val="22"/>
        </w:rPr>
        <w:t xml:space="preserve"> The dynamic range, or contrast, of acoustic inputs poses a challenge to the auditory system, which is composed of neurons with limited dynamic range in their response.</w:t>
      </w:r>
      <w:r w:rsidR="005B538C" w:rsidRPr="005B538C">
        <w:rPr>
          <w:rFonts w:ascii="Arial" w:eastAsia="Times New Roman"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 This process </w:t>
      </w:r>
      <w:r w:rsidR="00A35436">
        <w:rPr>
          <w:rFonts w:ascii="Arial" w:eastAsia="Times New Roman" w:hAnsi="Arial" w:cs="Arial"/>
          <w:sz w:val="22"/>
          <w:szCs w:val="22"/>
        </w:rPr>
        <w:t>allows auditory neurons to encode volume information within each contrast, despite changes in the dynamic range</w:t>
      </w:r>
      <w:r w:rsidR="005B538C" w:rsidRPr="005B538C">
        <w:rPr>
          <w:rFonts w:ascii="Arial" w:eastAsia="Times New Roman" w:hAnsi="Arial" w:cs="Arial"/>
          <w:sz w:val="22"/>
          <w:szCs w:val="22"/>
        </w:rPr>
        <w:t>. Multiple studies have demonstrated that indeed, neurons throughout the auditory pathway exhibit contrast adaptation</w:t>
      </w:r>
      <w:r w:rsidR="00A35436">
        <w:rPr>
          <w:rFonts w:ascii="Arial" w:eastAsia="Times New Roman" w:hAnsi="Arial" w:cs="Arial"/>
          <w:sz w:val="22"/>
          <w:szCs w:val="22"/>
        </w:rPr>
        <w:fldChar w:fldCharType="begin" w:fldLock="1"/>
      </w:r>
      <w:r w:rsidR="00996654">
        <w:rPr>
          <w:rFonts w:ascii="Arial" w:eastAsia="Times New Roman"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J.","non-dropping-particle":"","parse-names":false,"suffix":""}],"container-title":"Neuron","id":"ITEM-3","issue":"6","issued":{"date-parts":[["2011","6","23"]]},"page":"1178-1191","title":"Contrast Gain Control in Auditory Cortex","type":"article-journal","volume":"70"},"uris":["http://www.mendeley.com/documents/?uuid=2792adbc-140c-3b80-96fd-bc3423ca1f63"]},{"id":"ITEM-4","itemData":{"DOI":"10.1371/journal.pbio.1001710","ISBN":"1545-7885","ISSN":"15449173","PMID":"24265596","abstract":"Identifying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2a7d688c-b8a1-486b-9a1b-910622addcb3"]}],"mendeley":{"formattedCitation":"[14,16,17,28]","plainTextFormattedCitation":"[14,16,17,28]","previouslyFormattedCitation":"[14,16,17,28]"},"properties":{"noteIndex":0},"schema":"https://github.com/citation-style-language/schema/raw/master/csl-citation.json"}</w:instrText>
      </w:r>
      <w:r w:rsidR="00A35436">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[14,16,17,28]</w:t>
      </w:r>
      <w:r w:rsidR="00A35436">
        <w:rPr>
          <w:rFonts w:ascii="Arial" w:eastAsia="Times New Roman" w:hAnsi="Arial" w:cs="Arial"/>
          <w:sz w:val="22"/>
          <w:szCs w:val="22"/>
        </w:rPr>
        <w:fldChar w:fldCharType="end"/>
      </w:r>
      <w:r w:rsidR="005B538C" w:rsidRPr="005B538C">
        <w:rPr>
          <w:rFonts w:ascii="Arial" w:eastAsia="Times New Roman" w:hAnsi="Arial" w:cs="Arial"/>
          <w:sz w:val="22"/>
          <w:szCs w:val="22"/>
        </w:rPr>
        <w:t>. However, whether contrast adaptation plays a role in auditory behavior has not been previously examined directly</w:t>
      </w:r>
      <w:r w:rsidR="00A35436">
        <w:rPr>
          <w:rFonts w:ascii="Arial" w:eastAsia="Times New Roman" w:hAnsi="Arial" w:cs="Arial"/>
          <w:sz w:val="22"/>
          <w:szCs w:val="22"/>
        </w:rPr>
        <w:t xml:space="preserve">, while recent work has demonstrated a link between cortical codes and human psychophysical performance </w:t>
      </w:r>
      <w:r w:rsidR="00A35436">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[24]</w:t>
      </w:r>
      <w:r w:rsidR="00A35436">
        <w:rPr>
          <w:rFonts w:ascii="Arial" w:eastAsia="Times New Roman" w:hAnsi="Arial" w:cs="Arial"/>
          <w:sz w:val="22"/>
          <w:szCs w:val="22"/>
        </w:rPr>
        <w:fldChar w:fldCharType="end"/>
      </w:r>
      <w:r w:rsidR="005B538C" w:rsidRPr="005B538C">
        <w:rPr>
          <w:rFonts w:ascii="Arial" w:eastAsia="Times New Roman" w:hAnsi="Arial" w:cs="Arial"/>
          <w:sz w:val="22"/>
          <w:szCs w:val="22"/>
        </w:rPr>
        <w:t>. In this study, we directly linked neuronal contrast gain control to auditory behavior</w:t>
      </w:r>
      <w:r w:rsidR="00225349">
        <w:rPr>
          <w:rFonts w:ascii="Arial" w:eastAsia="Times New Roman" w:hAnsi="Arial" w:cs="Arial"/>
          <w:sz w:val="22"/>
          <w:szCs w:val="22"/>
        </w:rPr>
        <w:t xml:space="preserve"> through the use of a theoretical model of efficient coding, behavioral psychophysics, and simultaneous manipulation and recordings of cortical activity</w:t>
      </w:r>
      <w:r w:rsidR="005B538C" w:rsidRPr="005B538C">
        <w:rPr>
          <w:rFonts w:ascii="Arial" w:eastAsia="Times New Roman" w:hAnsi="Arial" w:cs="Arial"/>
          <w:sz w:val="22"/>
          <w:szCs w:val="22"/>
        </w:rPr>
        <w:t>.</w:t>
      </w:r>
    </w:p>
    <w:p w14:paraId="7C40B5DD" w14:textId="0D99C618" w:rsidR="005B538C" w:rsidRPr="005B538C" w:rsidRDefault="005B538C" w:rsidP="00C72113">
      <w:pPr>
        <w:ind w:firstLine="720"/>
        <w:jc w:val="both"/>
        <w:rPr>
          <w:rFonts w:ascii="Arial" w:eastAsia="Times New Roman" w:hAnsi="Arial" w:cs="Arial"/>
          <w:sz w:val="22"/>
          <w:szCs w:val="22"/>
        </w:rPr>
      </w:pPr>
      <w:r w:rsidRPr="005B538C">
        <w:rPr>
          <w:rFonts w:ascii="Arial" w:eastAsia="Times New Roman" w:hAnsi="Arial" w:cs="Arial"/>
          <w:sz w:val="22"/>
          <w:szCs w:val="22"/>
        </w:rPr>
        <w:t>To tackle this complex question, we first developed a normative framework</w:t>
      </w:r>
      <w:r w:rsidR="00A35436">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[22]","plainTextFormattedCitation":"[22]","previouslyFormattedCitation":"[22]"},"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[22]</w:t>
      </w:r>
      <w:r w:rsidR="00A35436">
        <w:rPr>
          <w:rFonts w:ascii="Arial" w:eastAsia="Times New Roman" w:hAnsi="Arial" w:cs="Arial"/>
          <w:sz w:val="22"/>
          <w:szCs w:val="22"/>
        </w:rPr>
        <w:fldChar w:fldCharType="end"/>
      </w:r>
      <w:r w:rsidRPr="005B538C">
        <w:rPr>
          <w:rFonts w:ascii="Arial" w:eastAsia="Times New Roman" w:hAnsi="Arial" w:cs="Arial"/>
          <w:sz w:val="22"/>
          <w:szCs w:val="22"/>
        </w:rPr>
        <w:t xml:space="preserve"> that allowed us to make specific predictions for behavioral performance as expected by contrast gain control. The model predicted that (1) The detection threshold of a target in noise under low contrast should be lower than under high contrast;</w:t>
      </w:r>
      <w:r w:rsidR="000B343A">
        <w:rPr>
          <w:rFonts w:ascii="Arial" w:eastAsia="Times New Roman" w:hAnsi="Arial" w:cs="Arial"/>
          <w:sz w:val="22"/>
          <w:szCs w:val="22"/>
        </w:rPr>
        <w:t xml:space="preserve"> </w:t>
      </w:r>
      <w:r w:rsidRPr="005B538C">
        <w:rPr>
          <w:rFonts w:ascii="Arial" w:eastAsia="Times New Roman" w:hAnsi="Arial" w:cs="Arial"/>
          <w:sz w:val="22"/>
          <w:szCs w:val="22"/>
        </w:rPr>
        <w:t xml:space="preserve">(2) Upon </w:t>
      </w:r>
      <w:r w:rsidR="000B343A">
        <w:rPr>
          <w:rFonts w:ascii="Arial" w:eastAsia="Times New Roman" w:hAnsi="Arial" w:cs="Arial"/>
          <w:sz w:val="22"/>
          <w:szCs w:val="22"/>
        </w:rPr>
        <w:t xml:space="preserve">a </w:t>
      </w:r>
      <w:r w:rsidRPr="005B538C">
        <w:rPr>
          <w:rFonts w:ascii="Arial" w:eastAsia="Times New Roman" w:hAnsi="Arial" w:cs="Arial"/>
          <w:sz w:val="22"/>
          <w:szCs w:val="22"/>
        </w:rPr>
        <w:t xml:space="preserve">shift </w:t>
      </w:r>
      <w:r w:rsidR="000B343A">
        <w:rPr>
          <w:rFonts w:ascii="Arial" w:eastAsia="Times New Roman" w:hAnsi="Arial" w:cs="Arial"/>
          <w:sz w:val="22"/>
          <w:szCs w:val="22"/>
        </w:rPr>
        <w:t>in the</w:t>
      </w:r>
      <w:r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r w:rsidR="000B343A">
        <w:rPr>
          <w:rFonts w:ascii="Arial" w:eastAsia="Times New Roman" w:hAnsi="Arial" w:cs="Arial"/>
          <w:sz w:val="22"/>
          <w:szCs w:val="22"/>
        </w:rPr>
        <w:t>constant</w:t>
      </w:r>
      <w:r w:rsidRPr="005B538C">
        <w:rPr>
          <w:rFonts w:ascii="Arial" w:eastAsia="Times New Roman" w:hAnsi="Arial" w:cs="Arial"/>
          <w:sz w:val="22"/>
          <w:szCs w:val="22"/>
        </w:rPr>
        <w:t xml:space="preserve"> for this change in detection performance is slower for transition</w:t>
      </w:r>
      <w:r w:rsidR="000B343A">
        <w:rPr>
          <w:rFonts w:ascii="Arial" w:eastAsia="Times New Roman" w:hAnsi="Arial" w:cs="Arial"/>
          <w:sz w:val="22"/>
          <w:szCs w:val="22"/>
        </w:rPr>
        <w:t>s</w:t>
      </w:r>
      <w:r w:rsidRPr="005B538C">
        <w:rPr>
          <w:rFonts w:ascii="Arial" w:eastAsia="Times New Roman" w:hAnsi="Arial" w:cs="Arial"/>
          <w:sz w:val="22"/>
          <w:szCs w:val="22"/>
        </w:rPr>
        <w:t xml:space="preserve"> from high to low contrast than from low to high contrast</w:t>
      </w:r>
      <w:r w:rsidR="007B350C">
        <w:rPr>
          <w:rFonts w:ascii="Arial" w:eastAsia="Times New Roman" w:hAnsi="Arial" w:cs="Arial"/>
          <w:sz w:val="22"/>
          <w:szCs w:val="22"/>
        </w:rPr>
        <w:t xml:space="preserve"> (Figure 1)</w:t>
      </w:r>
      <w:r w:rsidRPr="005B538C">
        <w:rPr>
          <w:rFonts w:ascii="Arial" w:eastAsia="Times New Roman" w:hAnsi="Arial" w:cs="Arial"/>
          <w:sz w:val="22"/>
          <w:szCs w:val="22"/>
        </w:rPr>
        <w:t xml:space="preserve">. To test these predictions, we trained mice to detect a target in noise background, as noise contrast shifted from low to high or from high to low. As predicted by the normative model, mice exhibited a lower threshold for detecting targets in low as compared to high background. </w:t>
      </w:r>
      <w:r w:rsidR="00D060D9">
        <w:rPr>
          <w:rFonts w:ascii="Arial" w:eastAsia="Times New Roman" w:hAnsi="Arial" w:cs="Arial"/>
          <w:sz w:val="22"/>
          <w:szCs w:val="22"/>
        </w:rPr>
        <w:t>Over time, we observed a</w:t>
      </w:r>
      <w:r w:rsidRPr="005B538C">
        <w:rPr>
          <w:rFonts w:ascii="Arial" w:eastAsia="Times New Roman" w:hAnsi="Arial" w:cs="Arial"/>
          <w:sz w:val="22"/>
          <w:szCs w:val="22"/>
        </w:rPr>
        <w:t xml:space="preserve"> decrease in </w:t>
      </w:r>
      <w:r w:rsidR="00D060D9">
        <w:rPr>
          <w:rFonts w:ascii="Arial" w:eastAsia="Times New Roman" w:hAnsi="Arial" w:cs="Arial"/>
          <w:sz w:val="22"/>
          <w:szCs w:val="22"/>
        </w:rPr>
        <w:t>tone detection after a switch to</w:t>
      </w:r>
      <w:r w:rsidRPr="005B538C">
        <w:rPr>
          <w:rFonts w:ascii="Arial" w:eastAsia="Times New Roman" w:hAnsi="Arial" w:cs="Arial"/>
          <w:sz w:val="22"/>
          <w:szCs w:val="22"/>
        </w:rPr>
        <w:t xml:space="preserve"> </w:t>
      </w:r>
      <w:r w:rsidR="00D060D9">
        <w:rPr>
          <w:rFonts w:ascii="Arial" w:eastAsia="Times New Roman" w:hAnsi="Arial" w:cs="Arial"/>
          <w:sz w:val="22"/>
          <w:szCs w:val="22"/>
        </w:rPr>
        <w:t>high contrast</w:t>
      </w:r>
      <w:r w:rsidRPr="005B538C">
        <w:rPr>
          <w:rFonts w:ascii="Arial" w:eastAsia="Times New Roman" w:hAnsi="Arial" w:cs="Arial"/>
          <w:sz w:val="22"/>
          <w:szCs w:val="22"/>
        </w:rPr>
        <w:t xml:space="preserve">, and in increase in </w:t>
      </w:r>
      <w:r w:rsidR="00D060D9">
        <w:rPr>
          <w:rFonts w:ascii="Arial" w:eastAsia="Times New Roman" w:hAnsi="Arial" w:cs="Arial"/>
          <w:sz w:val="22"/>
          <w:szCs w:val="22"/>
        </w:rPr>
        <w:t>tone detection after a switch to low contrast</w:t>
      </w:r>
      <w:r w:rsidRPr="005B538C">
        <w:rPr>
          <w:rFonts w:ascii="Arial" w:eastAsia="Times New Roman" w:hAnsi="Arial" w:cs="Arial"/>
          <w:sz w:val="22"/>
          <w:szCs w:val="22"/>
        </w:rPr>
        <w:t xml:space="preserve">. </w:t>
      </w:r>
      <w:r w:rsidR="00D060D9">
        <w:rPr>
          <w:rFonts w:ascii="Arial" w:eastAsia="Times New Roman" w:hAnsi="Arial" w:cs="Arial"/>
          <w:sz w:val="22"/>
          <w:szCs w:val="22"/>
        </w:rPr>
        <w:t>Behavioral adaptation was</w:t>
      </w:r>
      <w:r w:rsidRPr="005B538C">
        <w:rPr>
          <w:rFonts w:ascii="Arial" w:eastAsia="Times New Roman" w:hAnsi="Arial" w:cs="Arial"/>
          <w:sz w:val="22"/>
          <w:szCs w:val="22"/>
        </w:rPr>
        <w:t xml:space="preserve"> faster in high contrast, as compared to low contrast backgrounds</w:t>
      </w:r>
      <w:r w:rsidR="00D060D9">
        <w:rPr>
          <w:rFonts w:ascii="Arial" w:eastAsia="Times New Roman" w:hAnsi="Arial" w:cs="Arial"/>
          <w:sz w:val="22"/>
          <w:szCs w:val="22"/>
        </w:rPr>
        <w:t>, in agreement with our model and previous theoretical models</w:t>
      </w:r>
      <w:r w:rsidR="00D060D9">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[19]","plainTextFormattedCitation":"[19]","previouslyFormattedCitation":"[19]"},"properties":{"noteIndex":0},"schema":"https://github.com/citation-style-language/schema/raw/master/csl-citation.json"}</w:instrText>
      </w:r>
      <w:r w:rsidR="00D060D9">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[19]</w:t>
      </w:r>
      <w:r w:rsidR="00D060D9">
        <w:rPr>
          <w:rFonts w:ascii="Arial" w:eastAsia="Times New Roman" w:hAnsi="Arial" w:cs="Arial"/>
          <w:sz w:val="22"/>
          <w:szCs w:val="22"/>
        </w:rPr>
        <w:fldChar w:fldCharType="end"/>
      </w:r>
      <w:r w:rsidR="007B350C">
        <w:rPr>
          <w:rFonts w:ascii="Arial" w:eastAsia="Times New Roman" w:hAnsi="Arial" w:cs="Arial"/>
          <w:sz w:val="22"/>
          <w:szCs w:val="22"/>
        </w:rPr>
        <w:t xml:space="preserve"> (Figure 2)</w:t>
      </w:r>
      <w:r w:rsidRPr="005B538C">
        <w:rPr>
          <w:rFonts w:ascii="Arial" w:eastAsia="Times New Roman" w:hAnsi="Arial" w:cs="Arial"/>
          <w:sz w:val="22"/>
          <w:szCs w:val="22"/>
        </w:rPr>
        <w:t>. We furthermore found that AC is necessary</w:t>
      </w:r>
      <w:r w:rsidR="000B343A">
        <w:rPr>
          <w:rFonts w:ascii="Arial" w:eastAsia="Times New Roman" w:hAnsi="Arial" w:cs="Arial"/>
          <w:sz w:val="22"/>
          <w:szCs w:val="22"/>
        </w:rPr>
        <w:t xml:space="preserve"> specifically</w:t>
      </w:r>
      <w:r w:rsidRPr="005B538C">
        <w:rPr>
          <w:rFonts w:ascii="Arial" w:eastAsia="Times New Roman" w:hAnsi="Arial" w:cs="Arial"/>
          <w:sz w:val="22"/>
          <w:szCs w:val="22"/>
        </w:rPr>
        <w:t xml:space="preserve"> for th</w:t>
      </w:r>
      <w:r w:rsidR="000B343A">
        <w:rPr>
          <w:rFonts w:ascii="Arial" w:eastAsia="Times New Roman" w:hAnsi="Arial" w:cs="Arial"/>
          <w:sz w:val="22"/>
          <w:szCs w:val="22"/>
        </w:rPr>
        <w:t>is</w:t>
      </w:r>
      <w:r w:rsidRPr="005B538C">
        <w:rPr>
          <w:rFonts w:ascii="Arial" w:eastAsia="Times New Roman" w:hAnsi="Arial" w:cs="Arial"/>
          <w:sz w:val="22"/>
          <w:szCs w:val="22"/>
        </w:rPr>
        <w:t xml:space="preserve"> detection</w:t>
      </w:r>
      <w:r w:rsidR="000B343A">
        <w:rPr>
          <w:rFonts w:ascii="Arial" w:eastAsia="Times New Roman" w:hAnsi="Arial" w:cs="Arial"/>
          <w:sz w:val="22"/>
          <w:szCs w:val="22"/>
        </w:rPr>
        <w:t>-in-noise</w:t>
      </w:r>
      <w:r w:rsidRPr="005B538C">
        <w:rPr>
          <w:rFonts w:ascii="Arial" w:eastAsia="Times New Roman" w:hAnsi="Arial" w:cs="Arial"/>
          <w:sz w:val="22"/>
          <w:szCs w:val="22"/>
        </w:rPr>
        <w:t xml:space="preserve"> task, and that AC</w:t>
      </w:r>
      <w:r w:rsidR="006626B3">
        <w:rPr>
          <w:rFonts w:ascii="Arial" w:eastAsia="Times New Roman" w:hAnsi="Arial" w:cs="Arial"/>
          <w:sz w:val="22"/>
          <w:szCs w:val="22"/>
        </w:rPr>
        <w:t xml:space="preserve"> population</w:t>
      </w:r>
      <w:r w:rsidRPr="005B538C">
        <w:rPr>
          <w:rFonts w:ascii="Arial" w:eastAsia="Times New Roman" w:hAnsi="Arial" w:cs="Arial"/>
          <w:sz w:val="22"/>
          <w:szCs w:val="22"/>
        </w:rPr>
        <w:t xml:space="preserve"> activity reflected the behavioral shifts. Combined, our results provide evidence for the relevance of efficient coding in auditory behavior.</w:t>
      </w:r>
    </w:p>
    <w:p w14:paraId="13BC691B" w14:textId="0CDCB759" w:rsidR="005B538C" w:rsidRPr="005B538C" w:rsidRDefault="005B538C" w:rsidP="00225349">
      <w:pPr>
        <w:ind w:firstLine="720"/>
        <w:jc w:val="both"/>
        <w:rPr>
          <w:rFonts w:ascii="Arial" w:eastAsia="Times New Roman" w:hAnsi="Arial" w:cs="Arial"/>
          <w:sz w:val="22"/>
          <w:szCs w:val="22"/>
        </w:rPr>
      </w:pPr>
      <w:commentRangeStart w:id="55"/>
      <w:r w:rsidRPr="005B538C">
        <w:rPr>
          <w:rFonts w:ascii="Arial" w:eastAsia="Times New Roman" w:hAnsi="Arial" w:cs="Arial"/>
          <w:sz w:val="22"/>
          <w:szCs w:val="22"/>
        </w:rPr>
        <w:t xml:space="preserve">Neurons throughout the auditory </w:t>
      </w:r>
      <w:commentRangeEnd w:id="55"/>
      <w:r w:rsidRPr="005B538C">
        <w:rPr>
          <w:rFonts w:ascii="Arial" w:eastAsia="Times New Roman" w:hAnsi="Arial" w:cs="Arial"/>
          <w:sz w:val="22"/>
          <w:szCs w:val="22"/>
        </w:rPr>
        <w:commentReference w:id="55"/>
      </w:r>
      <w:r w:rsidRPr="005B538C">
        <w:rPr>
          <w:rFonts w:ascii="Arial" w:eastAsia="Times New Roman" w:hAnsi="Arial" w:cs="Arial"/>
          <w:sz w:val="22"/>
          <w:szCs w:val="22"/>
        </w:rPr>
        <w:t>system adapt to the statistics of the acoustic environment, including distribution of stimuli over time</w:t>
      </w:r>
      <w:r w:rsidR="00D060D9">
        <w:rPr>
          <w:rFonts w:ascii="Arial" w:eastAsia="Times New Roman" w:hAnsi="Arial" w:cs="Arial"/>
          <w:sz w:val="22"/>
          <w:szCs w:val="22"/>
        </w:rPr>
        <w:fldChar w:fldCharType="begin" w:fldLock="1"/>
      </w:r>
      <w:r w:rsidR="00996654">
        <w:rPr>
          <w:rFonts w:ascii="Arial" w:eastAsia="Times New Roman"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[29,30]","plainTextFormattedCitation":"[29,30]","previouslyFormattedCitation":"[29,30]"},"properties":{"noteIndex":0},"schema":"https://github.com/citation-style-language/schema/raw/master/csl-citation.json"}</w:instrText>
      </w:r>
      <w:r w:rsidR="00D060D9">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[29,30]</w:t>
      </w:r>
      <w:r w:rsidR="00D060D9">
        <w:rPr>
          <w:rFonts w:ascii="Arial" w:eastAsia="Times New Roman" w:hAnsi="Arial" w:cs="Arial"/>
          <w:sz w:val="22"/>
          <w:szCs w:val="22"/>
        </w:rPr>
        <w:fldChar w:fldCharType="end"/>
      </w:r>
      <w:r w:rsidRPr="005B538C">
        <w:rPr>
          <w:rFonts w:ascii="Arial" w:eastAsia="Times New Roman" w:hAnsi="Arial" w:cs="Arial"/>
          <w:sz w:val="22"/>
          <w:szCs w:val="22"/>
        </w:rPr>
        <w:t xml:space="preserve"> and more complex sound patterns</w:t>
      </w:r>
      <w:r w:rsidR="00D060D9">
        <w:rPr>
          <w:rFonts w:ascii="Arial" w:eastAsia="Times New Roman" w:hAnsi="Arial" w:cs="Arial"/>
          <w:sz w:val="22"/>
          <w:szCs w:val="22"/>
        </w:rPr>
        <w:fldChar w:fldCharType="begin" w:fldLock="1"/>
      </w:r>
      <w:r w:rsidR="00996654">
        <w:rPr>
          <w:rFonts w:ascii="Arial" w:eastAsia="Times New Roman"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[31]","plainTextFormattedCitation":"[31]","previouslyFormattedCitation":"[31]"},"properties":{"noteIndex":0},"schema":"https://github.com/citation-style-language/schema/raw/master/csl-citation.json"}</w:instrText>
      </w:r>
      <w:r w:rsidR="00D060D9">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[31]</w:t>
      </w:r>
      <w:r w:rsidR="00D060D9">
        <w:rPr>
          <w:rFonts w:ascii="Arial" w:eastAsia="Times New Roman" w:hAnsi="Arial" w:cs="Arial"/>
          <w:sz w:val="22"/>
          <w:szCs w:val="22"/>
        </w:rPr>
        <w:fldChar w:fldCharType="end"/>
      </w:r>
      <w:r w:rsidRPr="005B538C">
        <w:rPr>
          <w:rFonts w:ascii="Arial" w:eastAsia="Times New Roman" w:hAnsi="Arial" w:cs="Arial"/>
          <w:sz w:val="22"/>
          <w:szCs w:val="22"/>
        </w:rPr>
        <w:t>. In this study, we focused on contrast gain control as a fundamental statistical adaptation that relates to efficient coding</w:t>
      </w:r>
      <w:r w:rsidR="00225349">
        <w:rPr>
          <w:rFonts w:ascii="Arial" w:eastAsia="Times New Roman" w:hAnsi="Arial" w:cs="Arial"/>
          <w:sz w:val="22"/>
          <w:szCs w:val="22"/>
        </w:rPr>
        <w:t>.</w:t>
      </w:r>
      <w:r w:rsidRPr="005B538C">
        <w:rPr>
          <w:rFonts w:ascii="Arial" w:eastAsia="Times New Roman" w:hAnsi="Arial" w:cs="Arial"/>
          <w:sz w:val="22"/>
          <w:szCs w:val="22"/>
        </w:rPr>
        <w:t xml:space="preserve"> </w:t>
      </w:r>
      <w:commentRangeStart w:id="56"/>
      <w:r w:rsidR="006626B3" w:rsidRPr="005B538C">
        <w:rPr>
          <w:rFonts w:ascii="Arial" w:eastAsia="Times New Roman" w:hAnsi="Arial" w:cs="Arial"/>
          <w:sz w:val="22"/>
          <w:szCs w:val="22"/>
        </w:rPr>
        <w:t xml:space="preserve">Contrast </w:t>
      </w:r>
      <w:r w:rsidR="006626B3">
        <w:rPr>
          <w:rFonts w:ascii="Arial" w:eastAsia="Times New Roman" w:hAnsi="Arial" w:cs="Arial"/>
          <w:sz w:val="22"/>
          <w:szCs w:val="22"/>
        </w:rPr>
        <w:t>gain control</w:t>
      </w:r>
      <w:r w:rsidR="006626B3" w:rsidRPr="005B538C">
        <w:rPr>
          <w:rFonts w:ascii="Arial" w:eastAsia="Times New Roman" w:hAnsi="Arial" w:cs="Arial"/>
          <w:sz w:val="22"/>
          <w:szCs w:val="22"/>
        </w:rPr>
        <w:t xml:space="preserve"> </w:t>
      </w:r>
      <w:commentRangeEnd w:id="56"/>
      <w:r w:rsidR="006626B3" w:rsidRPr="005B538C">
        <w:rPr>
          <w:rFonts w:ascii="Arial" w:eastAsia="Times New Roman" w:hAnsi="Arial" w:cs="Arial"/>
          <w:sz w:val="22"/>
          <w:szCs w:val="22"/>
        </w:rPr>
        <w:commentReference w:id="56"/>
      </w:r>
      <w:r w:rsidR="006626B3">
        <w:rPr>
          <w:rFonts w:ascii="Arial" w:eastAsia="Times New Roman" w:hAnsi="Arial" w:cs="Arial"/>
          <w:sz w:val="22"/>
          <w:szCs w:val="22"/>
        </w:rPr>
        <w:t>is present at</w:t>
      </w:r>
      <w:r w:rsidR="006626B3" w:rsidRPr="005B538C">
        <w:rPr>
          <w:rFonts w:ascii="Arial" w:eastAsia="Times New Roman" w:hAnsi="Arial" w:cs="Arial"/>
          <w:sz w:val="22"/>
          <w:szCs w:val="22"/>
        </w:rPr>
        <w:t xml:space="preserve"> multiple stages in the auditory system, </w:t>
      </w:r>
      <w:r w:rsidR="006626B3">
        <w:rPr>
          <w:rFonts w:ascii="Arial" w:eastAsia="Times New Roman" w:hAnsi="Arial" w:cs="Arial"/>
          <w:sz w:val="22"/>
          <w:szCs w:val="22"/>
        </w:rPr>
        <w:t>increasing in magnitude from the auditory nerve</w:t>
      </w:r>
      <w:r w:rsidR="00225349">
        <w:rPr>
          <w:rFonts w:ascii="Arial" w:eastAsia="Times New Roman" w:hAnsi="Arial" w:cs="Arial"/>
          <w:sz w:val="22"/>
          <w:szCs w:val="22"/>
        </w:rPr>
        <w:t xml:space="preserve"> to</w:t>
      </w:r>
      <w:r w:rsidR="006626B3">
        <w:rPr>
          <w:rFonts w:ascii="Arial" w:eastAsia="Times New Roman" w:hAnsi="Arial" w:cs="Arial"/>
          <w:sz w:val="22"/>
          <w:szCs w:val="22"/>
        </w:rPr>
        <w:t xml:space="preserve"> inferior colliculus, auditory thalamus and auditory cortex</w:t>
      </w:r>
      <w:r w:rsidR="006626B3">
        <w:rPr>
          <w:rFonts w:ascii="Arial" w:eastAsia="Times New Roman" w:hAnsi="Arial" w:cs="Arial"/>
          <w:sz w:val="22"/>
          <w:szCs w:val="22"/>
        </w:rPr>
        <w:fldChar w:fldCharType="begin" w:fldLock="1"/>
      </w:r>
      <w:r w:rsidR="00996654">
        <w:rPr>
          <w:rFonts w:ascii="Arial" w:eastAsia="Times New Roman"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[24,28]","plainTextFormattedCitation":"[24,28]","previouslyFormattedCitation":"[24,28]"},"properties":{"noteIndex":0},"schema":"https://github.com/citation-style-language/schema/raw/master/csl-citation.json"}</w:instrText>
      </w:r>
      <w:r w:rsidR="006626B3">
        <w:rPr>
          <w:rFonts w:ascii="Arial" w:eastAsia="Times New Roman" w:hAnsi="Arial" w:cs="Arial"/>
          <w:sz w:val="22"/>
          <w:szCs w:val="22"/>
        </w:rPr>
        <w:fldChar w:fldCharType="separate"/>
      </w:r>
      <w:r w:rsidR="005A2B58" w:rsidRPr="005A2B58">
        <w:rPr>
          <w:rFonts w:ascii="Arial" w:eastAsia="Times New Roman" w:hAnsi="Arial" w:cs="Arial"/>
          <w:noProof/>
          <w:sz w:val="22"/>
          <w:szCs w:val="22"/>
        </w:rPr>
        <w:t>[24,28]</w:t>
      </w:r>
      <w:r w:rsidR="006626B3">
        <w:rPr>
          <w:rFonts w:ascii="Arial" w:eastAsia="Times New Roman" w:hAnsi="Arial" w:cs="Arial"/>
          <w:sz w:val="22"/>
          <w:szCs w:val="22"/>
        </w:rPr>
        <w:fldChar w:fldCharType="end"/>
      </w:r>
      <w:r w:rsidR="006626B3">
        <w:rPr>
          <w:rFonts w:ascii="Arial" w:eastAsia="Times New Roman" w:hAnsi="Arial" w:cs="Arial"/>
          <w:sz w:val="22"/>
          <w:szCs w:val="22"/>
        </w:rPr>
        <w:t xml:space="preserve"> with slower adaptation speeds in auditory cortex</w:t>
      </w:r>
      <w:r w:rsidR="006626B3">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6626B3">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[24]</w:t>
      </w:r>
      <w:r w:rsidR="006626B3">
        <w:rPr>
          <w:rFonts w:ascii="Arial" w:eastAsia="Times New Roman" w:hAnsi="Arial" w:cs="Arial"/>
          <w:sz w:val="22"/>
          <w:szCs w:val="22"/>
        </w:rPr>
        <w:fldChar w:fldCharType="end"/>
      </w:r>
      <w:r w:rsidR="006626B3" w:rsidRPr="005B538C">
        <w:rPr>
          <w:rFonts w:ascii="Arial" w:eastAsia="Times New Roman" w:hAnsi="Arial" w:cs="Arial"/>
          <w:sz w:val="22"/>
          <w:szCs w:val="22"/>
        </w:rPr>
        <w:t xml:space="preserve">. </w:t>
      </w:r>
      <w:r w:rsidR="00225349">
        <w:rPr>
          <w:rFonts w:ascii="Arial" w:eastAsia="Times New Roman" w:hAnsi="Arial" w:cs="Arial"/>
          <w:sz w:val="22"/>
          <w:szCs w:val="22"/>
        </w:rPr>
        <w:t>As such, w</w:t>
      </w:r>
      <w:r w:rsidR="006626B3" w:rsidRPr="005B538C">
        <w:rPr>
          <w:rFonts w:ascii="Arial" w:eastAsia="Times New Roman" w:hAnsi="Arial" w:cs="Arial"/>
          <w:sz w:val="22"/>
          <w:szCs w:val="22"/>
        </w:rPr>
        <w:t xml:space="preserve">e focused on the auditory cortex, </w:t>
      </w:r>
      <w:r w:rsidR="00225349">
        <w:rPr>
          <w:rFonts w:ascii="Arial" w:eastAsia="Times New Roman" w:hAnsi="Arial" w:cs="Arial"/>
          <w:sz w:val="22"/>
          <w:szCs w:val="22"/>
        </w:rPr>
        <w:t>and</w:t>
      </w:r>
      <w:r w:rsidR="006626B3" w:rsidRPr="005B538C">
        <w:rPr>
          <w:rFonts w:ascii="Arial" w:eastAsia="Times New Roman" w:hAnsi="Arial" w:cs="Arial"/>
          <w:sz w:val="22"/>
          <w:szCs w:val="22"/>
        </w:rPr>
        <w:t xml:space="preserve"> found that its inactivation selectively impaired the detection of target in noise background. Importantly, cortical inactivation did not impair detection of target</w:t>
      </w:r>
      <w:r w:rsidR="005A2B58">
        <w:rPr>
          <w:rFonts w:ascii="Arial" w:eastAsia="Times New Roman" w:hAnsi="Arial" w:cs="Arial"/>
          <w:sz w:val="22"/>
          <w:szCs w:val="22"/>
        </w:rPr>
        <w:t>s</w:t>
      </w:r>
      <w:r w:rsidR="006626B3" w:rsidRPr="005B538C">
        <w:rPr>
          <w:rFonts w:ascii="Arial" w:eastAsia="Times New Roman" w:hAnsi="Arial" w:cs="Arial"/>
          <w:sz w:val="22"/>
          <w:szCs w:val="22"/>
        </w:rPr>
        <w:t xml:space="preserve"> without background (Figure </w:t>
      </w:r>
      <w:r w:rsidR="006626B3">
        <w:rPr>
          <w:rFonts w:ascii="Arial" w:eastAsia="Times New Roman" w:hAnsi="Arial" w:cs="Arial"/>
          <w:sz w:val="22"/>
          <w:szCs w:val="22"/>
        </w:rPr>
        <w:t>3</w:t>
      </w:r>
      <w:r w:rsidR="006626B3" w:rsidRPr="005B538C">
        <w:rPr>
          <w:rFonts w:ascii="Arial" w:eastAsia="Times New Roman" w:hAnsi="Arial" w:cs="Arial"/>
          <w:sz w:val="22"/>
          <w:szCs w:val="22"/>
        </w:rPr>
        <w:t xml:space="preserve">), therefore confirming that </w:t>
      </w:r>
      <w:r w:rsidR="006626B3">
        <w:rPr>
          <w:rFonts w:ascii="Arial" w:eastAsia="Times New Roman" w:hAnsi="Arial" w:cs="Arial"/>
          <w:sz w:val="22"/>
          <w:szCs w:val="22"/>
        </w:rPr>
        <w:t>cortex plays a specific role in extracting targets from noise</w:t>
      </w:r>
      <w:r w:rsidR="006626B3" w:rsidRPr="005B538C">
        <w:rPr>
          <w:rFonts w:ascii="Arial" w:eastAsia="Times New Roman" w:hAnsi="Arial" w:cs="Arial"/>
          <w:sz w:val="22"/>
          <w:szCs w:val="22"/>
        </w:rPr>
        <w:t>.</w:t>
      </w:r>
      <w:r w:rsidR="00225349">
        <w:rPr>
          <w:rFonts w:ascii="Arial" w:eastAsia="Times New Roman" w:hAnsi="Arial" w:cs="Arial"/>
          <w:sz w:val="22"/>
          <w:szCs w:val="22"/>
        </w:rPr>
        <w:t xml:space="preserve"> </w:t>
      </w:r>
      <w:r w:rsidRPr="005B538C">
        <w:rPr>
          <w:rFonts w:ascii="Arial" w:eastAsia="Times New Roman" w:hAnsi="Arial" w:cs="Arial"/>
          <w:sz w:val="22"/>
          <w:szCs w:val="22"/>
        </w:rPr>
        <w:t>Our findings are consistent with multiple previous studies, which found that the auditory cortex is not require</w:t>
      </w:r>
      <w:r w:rsidR="000B343A">
        <w:rPr>
          <w:rFonts w:ascii="Arial" w:eastAsia="Times New Roman" w:hAnsi="Arial" w:cs="Arial"/>
          <w:sz w:val="22"/>
          <w:szCs w:val="22"/>
        </w:rPr>
        <w:t>d</w:t>
      </w:r>
      <w:r w:rsidRPr="005B538C">
        <w:rPr>
          <w:rFonts w:ascii="Arial" w:eastAsia="Times New Roman" w:hAnsi="Arial" w:cs="Arial"/>
          <w:sz w:val="22"/>
          <w:szCs w:val="22"/>
        </w:rPr>
        <w:t xml:space="preserve"> for performance in simple tasks but is required for more complex behavioral tasks</w:t>
      </w:r>
      <w:r w:rsidR="00996654">
        <w:rPr>
          <w:rFonts w:ascii="Arial" w:eastAsia="Times New Roman" w:hAnsi="Arial" w:cs="Arial"/>
          <w:sz w:val="22"/>
          <w:szCs w:val="22"/>
        </w:rPr>
        <w:fldChar w:fldCharType="begin" w:fldLock="1"/>
      </w:r>
      <w:r w:rsidR="00996654">
        <w:rPr>
          <w:rFonts w:ascii="Arial" w:eastAsia="Times New Roman" w:hAnsi="Arial" w:cs="Arial"/>
          <w:sz w:val="22"/>
          <w:szCs w:val="22"/>
        </w:rPr>
        <w:instrText>ADDIN CSL_CITATION {"citationItems":[{"id":"ITEM-1","itemData":{"abstract":"Talwar, Sanjiv K., Pawel G. Musial, and George L. Gerstein. Role of mammalian auditory cortex in the perception of elementary sound properties. J Neurophysiol 85: 2350-2358, 2001. Studies in several mammalian species have demonstrated that bilateral ablations of the auditory cortex have little effect on simple sound intensity and frequency 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…","author":[{"dropping-particle":"","family":"Talwar","given":"Sanjiv K","non-dropping-particle":"","parse-names":false,"suffix":""},{"dropping-particle":"","family":"Musial","given":"Pawel G","non-dropping-particle":"","parse-names":false,"suffix":""},{"dropping-particle":"","family":"Gerstein","given":"George L","non-dropping-particle":"","parse-names":false,"suffix":""}],"id":"ITEM-1","issued":{"date-parts":[["2001"]]},"title":"Role of Mammalian Auditory Cortex in the Perception of Elementary Sound Properties","type":"report"},"uris":["http://www.mendeley.com/documents/?uuid=7d32587d-cbd5-3373-b87c-0a71a7524af3"]},{"id":"ITEM-2","itemData":{"abstract":"When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Neuroscience","id":"ITEM-2","issued":{"date-parts":[["2010"]]},"title":"Auditory cortex mediates the perceptual effects of acoustic temporal expectation","type":"report"},"uris":["http://www.mendeley.com/documents/?uuid=5e9b0a51-6eb0-3355-85f7-b803a6e10143"]},{"id":"ITEM-3","itemData":{"DOI":"10.1016/j.neuron.2015.10.024","ISSN":"10974199","PMID":"26586181","abstract":"Animals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S.","non-dropping-particle":"","parse-names":false,"suffix":""}],"container-title":"Neuron","id":"ITEM-3","issue":"5","issued":{"date-parts":[["2015","12","2"]]},"page":"1027-1039","publisher":"Cell Press","title":"Flexible Sensory Representations in Auditory Cortex Driven by Behavioral Relevance","type":"article-journal","volume":"88"},"uris":["http://www.mendeley.com/documents/?uuid=c0270de2-321e-3791-a807-a4ea2ac9cbe6"]},{"id":"ITEM-4","itemData":{"DOI":"10.1371/journal.pone.0170264","ISSN":"19326203","PMID":"28099489","abstract":"The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ONE","id":"ITEM-4","issue":"1","issued":{"date-parts":[["2017","1","1"]]},"publisher":"Public Library of Science","title":"Acute inactivation of primary auditory cortex causes a sound localisation deficit in ferrets","type":"article-journal","volume":"12"},"uris":["http://www.mendeley.com/documents/?uuid=2ee1626a-f86e-371d-a6e9-437efb58f95e"]},{"id":"ITEM-5","itemData":{"DOI":"10.1016/j.neuron.2019.09.043","abstract":"Highlights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-5","issued":{"date-parts":[["2019"]]},"page":"1168-1179.e5","title":"Targeted Cortical Manipulation of Auditory Perception In Brief","type":"article-journal","volume":"104"},"uris":["http://www.mendeley.com/documents/?uuid=fca449b5-a5f5-34e8-8f38-28f633cb151b"]},{"id":"ITEM-6","itemData":{"DOI":"10.1038/s41467-021-21248-7","ISSN":"20411723","PMID":"33589613","abstract":"Animals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Communications","id":"ITEM-6","issue":"1","issued":{"date-parts":[["2021","12","1"]]},"page":"1-13","publisher":"Nature Research","title":"Corticostriatal control of defense behavior in mice induced by auditory looming cues","type":"article-journal","volume":"12"},"uris":["http://www.mendeley.com/documents/?uuid=0e3d21c8-e52e-3ffb-aa49-2973433b4a23"]}],"mendeley":{"formattedCitation":"[32–37]","plainTextFormattedCitation":"[32–37]","previouslyFormattedCitation":"[32–37]"},"properties":{"noteIndex":0},"schema":"https://github.com/citation-style-language/schema/raw/master/csl-citation.json"}</w:instrText>
      </w:r>
      <w:r w:rsidR="00996654">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[32–37]</w:t>
      </w:r>
      <w:r w:rsidR="00996654">
        <w:rPr>
          <w:rFonts w:ascii="Arial" w:eastAsia="Times New Roman" w:hAnsi="Arial" w:cs="Arial"/>
          <w:sz w:val="22"/>
          <w:szCs w:val="22"/>
        </w:rPr>
        <w:fldChar w:fldCharType="end"/>
      </w:r>
      <w:r w:rsidRPr="005B538C">
        <w:rPr>
          <w:rFonts w:ascii="Arial" w:eastAsia="Times New Roman" w:hAnsi="Arial" w:cs="Arial"/>
          <w:sz w:val="22"/>
          <w:szCs w:val="22"/>
        </w:rPr>
        <w:t xml:space="preserve">. </w:t>
      </w:r>
      <w:commentRangeStart w:id="57"/>
      <w:r w:rsidRPr="005B538C">
        <w:rPr>
          <w:rFonts w:ascii="Arial" w:eastAsia="Times New Roman" w:hAnsi="Arial" w:cs="Arial"/>
          <w:sz w:val="22"/>
          <w:szCs w:val="22"/>
        </w:rPr>
        <w:t>In fact, whether AC is required for a specific auditory behavior depends not simply on the stimulus selection, but how differentiable stimuli are from each other at the level of population cortical activity</w:t>
      </w:r>
      <w:r w:rsidR="00996654">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Neurons","type":"article-journal","volume":"13"},"uris":["http://www.mendeley.com/documents/?uuid=559b1489-63ad-3716-ba70-ab97514b3980"]},{"id":"ITEM-3","itemData":{"DOI":"10.1101/2020.06.02.128702","ISSN":"26928205","abstract":"Learning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N.","non-dropping-particle":"","parse-names":false,"suffix":""}],"container-title":"bioRxiv","id":"ITEM-3","issued":{"date-parts":[["2020","6","3"]]},"page":"2020.06.02.128702","publisher":"bioRxiv","title":"Neuronal activity in sensory cortex predicts the specificity of learning","type":"article"},"uris":["http://www.mendeley.com/documents/?uuid=c40e7ec7-73f3-364d-a8f6-8aa73abb4e21"]}],"mendeley":{"formattedCitation":"[38–40]","plainTextFormattedCitation":"[38–40]","previouslyFormattedCitation":"[38–40]"},"properties":{"noteIndex":0},"schema":"https://github.com/citation-style-language/schema/raw/master/csl-citation.json"}</w:instrText>
      </w:r>
      <w:r w:rsidR="00996654">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[38–40]</w:t>
      </w:r>
      <w:r w:rsidR="00996654">
        <w:rPr>
          <w:rFonts w:ascii="Arial" w:eastAsia="Times New Roman" w:hAnsi="Arial" w:cs="Arial"/>
          <w:sz w:val="22"/>
          <w:szCs w:val="22"/>
        </w:rPr>
        <w:fldChar w:fldCharType="end"/>
      </w:r>
      <w:r w:rsidR="00996654">
        <w:rPr>
          <w:rFonts w:ascii="Arial" w:eastAsia="Times New Roman" w:hAnsi="Arial" w:cs="Arial"/>
          <w:sz w:val="22"/>
          <w:szCs w:val="22"/>
        </w:rPr>
        <w:t>.</w:t>
      </w:r>
      <w:commentRangeEnd w:id="57"/>
      <w:r w:rsidR="00F35A83">
        <w:rPr>
          <w:rStyle w:val="CommentReference"/>
        </w:rPr>
        <w:commentReference w:id="57"/>
      </w:r>
    </w:p>
    <w:p w14:paraId="4C40BCFA" w14:textId="24260ECF" w:rsidR="00EA2653" w:rsidRDefault="00F35A83" w:rsidP="00F35A83">
      <w:pPr>
        <w:jc w:val="both"/>
        <w:rPr>
          <w:ins w:id="58" w:author="Microsoft Office User" w:date="2021-05-03T12:31:00Z"/>
          <w:rFonts w:ascii="Arial" w:eastAsia="Times New Roman" w:hAnsi="Arial" w:cs="Arial"/>
          <w:sz w:val="22"/>
          <w:szCs w:val="22"/>
        </w:rPr>
      </w:pPr>
      <w:r>
        <w:rPr>
          <w:rFonts w:ascii="Arial" w:eastAsia="Times New Roman" w:hAnsi="Arial" w:cs="Arial"/>
          <w:sz w:val="22"/>
          <w:szCs w:val="22"/>
        </w:rPr>
        <w:tab/>
      </w:r>
      <w:r w:rsidR="005B538C" w:rsidRPr="005B538C">
        <w:rPr>
          <w:rFonts w:ascii="Arial" w:eastAsia="Times New Roman" w:hAnsi="Arial" w:cs="Arial"/>
          <w:sz w:val="22"/>
          <w:szCs w:val="22"/>
        </w:rPr>
        <w:t xml:space="preserve">Whereas previous </w:t>
      </w:r>
      <w:r w:rsidR="00746465">
        <w:rPr>
          <w:rFonts w:ascii="Arial" w:eastAsia="Times New Roman" w:hAnsi="Arial" w:cs="Arial"/>
          <w:sz w:val="22"/>
          <w:szCs w:val="22"/>
        </w:rPr>
        <w:t>work</w:t>
      </w:r>
      <w:r w:rsidR="005B538C" w:rsidRPr="005B538C">
        <w:rPr>
          <w:rFonts w:ascii="Arial" w:eastAsia="Times New Roman" w:hAnsi="Arial" w:cs="Arial"/>
          <w:sz w:val="22"/>
          <w:szCs w:val="22"/>
        </w:rPr>
        <w:t xml:space="preserve"> largely studied the behavioral or psychophysical performance separately from the neuronal activity, which was recorded in anesthetized or passive subjects, we were able to record neuronal responses </w:t>
      </w:r>
      <w:r>
        <w:rPr>
          <w:rFonts w:ascii="Arial" w:eastAsia="Times New Roman" w:hAnsi="Arial" w:cs="Arial"/>
          <w:sz w:val="22"/>
          <w:szCs w:val="22"/>
        </w:rPr>
        <w:t>from behaving mice</w:t>
      </w:r>
      <w:r w:rsidR="005B538C" w:rsidRPr="005B538C">
        <w:rPr>
          <w:rFonts w:ascii="Arial" w:eastAsia="Times New Roman" w:hAnsi="Arial" w:cs="Arial"/>
          <w:sz w:val="22"/>
          <w:szCs w:val="22"/>
        </w:rPr>
        <w:t xml:space="preserve">. Not only is this important to control for the level of arousal and attention, </w:t>
      </w:r>
      <w:r w:rsidR="00E13397">
        <w:rPr>
          <w:rFonts w:ascii="Arial" w:eastAsia="Times New Roman" w:hAnsi="Arial" w:cs="Arial"/>
          <w:sz w:val="22"/>
          <w:szCs w:val="22"/>
        </w:rPr>
        <w:t>which</w:t>
      </w:r>
      <w:r w:rsidR="00E13397" w:rsidRPr="005B538C">
        <w:rPr>
          <w:rFonts w:ascii="Arial" w:eastAsia="Times New Roman" w:hAnsi="Arial" w:cs="Arial"/>
          <w:sz w:val="22"/>
          <w:szCs w:val="22"/>
        </w:rPr>
        <w:t xml:space="preserve"> </w:t>
      </w:r>
      <w:r w:rsidR="005B538C" w:rsidRPr="005B538C">
        <w:rPr>
          <w:rFonts w:ascii="Arial" w:eastAsia="Times New Roman" w:hAnsi="Arial" w:cs="Arial"/>
          <w:sz w:val="22"/>
          <w:szCs w:val="22"/>
        </w:rPr>
        <w:t>can dramatically alter responses in AC</w:t>
      </w:r>
      <w:r w:rsidR="00790B0D">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{"citationItems":[{"id":"ITEM-1","itemData":{"DOI":"10.1016/j.neuron.2015.09.012","ISSN":"10974199","PMID":"26402600","abstract":"The state of the brain and body constantly varies on rapid and slow timescales. These variations contribute to the apparent noisiness of sensory responses at both the neural and the behavioral level. Recent investigations of rapid state changes in awake, behaving animals have provided insight into the mechanisms by which optimal sensory encoding and behavioral performance are achieved. Fluctuations in state, as indexed by pupillometry, impact both the \"signal\" (sensory evoked response) and the \"noise\" (spontaneous activity) of cortical responses. By taking these fluctuations into account, neural response (co)variability is significantly reduced, revealing the brain to be more reliable and predictable than previously thought. The waking brain appears to be noisy, giving rise to variable responses. McGinley et al. review literature that reveals the careful monitoring of waking can control for these variations and reveal a brain that is both reliable and predictable.","author":[{"dropping-particle":"","family":"McGinley","given":"Matthew J.","non-dropping-particle":"","parse-names":false,"suffix":""},{"dropping-particle":"","family":"Vinck","given":"Martin","non-dropping-particle":"","parse-names":false,"suffix":""},{"dropping-particle":"","family":"Reimer","given":"Jacob","non-dropping-particle":"","parse-names":false,"suffix":""},{"dropping-particle":"","family":"Batista-Brito","given":"Renata","non-dropping-particle":"","parse-names":false,"suffix":""},{"dropping-particle":"","family":"Zagha","given":"Edward","non-dropping-particle":"","parse-names":false,"suffix":""},{"dropping-particle":"","family":"Cadwell","given":"Cathryn R.","non-dropping-particle":"","parse-names":false,"suffix":""},{"dropping-particle":"","family":"Tolias","given":"Andreas S.","non-dropping-particle":"","parse-names":false,"suffix":""},{"dropping-particle":"","family":"Cardin","given":"Jessica A.","non-dropping-particle":"","parse-names":false,"suffix":""},{"dropping-particle":"","family":"McCormick","given":"David A.","non-dropping-particle":"","parse-names":false,"suffix":""}],"container-title":"Neuron","id":"ITEM-1","issue":"6","issued":{"date-parts":[["2015","9","23"]]},"page":"1143-1161","publisher":"Cell Press","title":"Waking State: Rapid Variations Modulate Neural and Behavioral Responses","type":"article","volume":"87"},"uris":["http://www.mendeley.com/documents/?uuid=f868f29f-a0a6-4fdb-8300-0c2e5b9650d5"]},{"id":"ITEM-2","itemData":{"DOI":"10.1016/j.neuron.2015.05.038","ISSN":"10974199","PMID":"26074005","abstract":"The neural correlates of optimal states for signal detection task performance are largely unknown. One hypothesis holds that optimal states exhibit tonically depolarized cortical neurons with enhanced spiking activity, such as occur during movement. We recorded membrane potentials of auditory cortical neurons in mice trained on a challenging tone-in-noise detection task while assessing arousal with simultaneous pupillometry and hippocampal recordings. Arousal measures accurately predicted multiple modes of membrane potential activity, including rhythmic slow oscillations at low arousal, stable hyperpolarization at intermediate arousal, and depolarization during phasic or tonic periods of hyper-arousal. Walking always occurred during hyper-arousal. Optimal signal detection behavior and sound-evoked responses, at both sub-threshold and spiking levels, occurred at intermediate arousal when pre-decision membrane potentials were stably hyperpolarized. These results reveal a cortical physiological signature of the classically observed inverted-U relationship between task performance and arousal and that optimal detection exhibits enhanced sensory-evoked responses and reduced background synaptic activity.","author":[{"dropping-particle":"","family":"McGinley","given":"Matthew J.","non-dropping-particle":"","parse-names":false,"suffix":""},{"dropping-particle":"V.","family":"David","given":"Stephen","non-dropping-particle":"","parse-names":false,"suffix":""},{"dropping-particle":"","family":"McCormick","given":"David A.","non-dropping-particle":"","parse-names":false,"suffix":""}],"container-title":"Neuron","id":"ITEM-2","issue":"1","issued":{"date-parts":[["2015","7","1"]]},"page":"179-192","publisher":"Cell Press","title":"Cortical Membrane Potential Signature of Optimal States for Sensory Signal Detection","type":"article-journal","volume":"87"},"uris":["http://www.mendeley.com/documents/?uuid=816f8f50-1543-4d6a-b6fd-2d2c896de80a"]},{"id":"ITEM-3","itemData":{"DOI":"10.1073/pnas.1117717109","ISSN":"00278424","PMID":"22308415","abstract":"As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cortex","type":"article-journal","volume":"109"},"uris":["http://www.mendeley.com/documents/?uuid=47e8f65b-ad86-4592-8560-9ea544503dfe"]},{"id":"ITEM-4","itemData":{"DOI":"10.1073/pnas.1016134108","ISSN":"00278424","PMID":"21368107","abstract":"How can we concentrate on relevant sounds in noisy environments? A \"gain model\" suggests that auditory attention simply amplifies relevant and suppresses irrelevant afferent inputs. However, it is unclear whether this suffices when attended and ignored features overlap to stimulate the same neuronal receptive fields. A \"tuning model\" suggests that, in addition to gain, attention modulates feature selectivity of auditory neurons. We recorded magnetoencephalography, EEG, and functional MRI (fMRI) while subjects attended to tones delivered to one ear and ignored opposite-ear inputs. The attended ear was switched every 30 s to quantify how quickly the effects evolve. To produce overlapping inputs, the tones were presented alone vs. during white-noise masking notch-filtered ±1/6 octaves around the tone center frequencies. Amplitude modulation (39 vs. 41 Hz in opposite ears) was applied for \"frequency tagging\" of attention effects on maskers. Noise masking reduced early (50-150 ms; N1) auditory responses to unattended tones. In support of the tuning model, selective attention canceled out this attenuating effect but did not modulate the gain of 50-150 ms activity to nonmasked tones or steady-state responses to the maskers themselves. These tuning effects originated at nonprimary auditory cortices, purportedly occupied by neurons that, without attention, have wider frequency tuning than ±1/6 octaves. The attentional tuning evolved rapidly, during the first few seconds after attention switching, and correlated with behavioral discrimination performance. In conclusion, a simple gainmodel alone cannot explain auditory selective attention. In nonprimary auditory cortices, attention-driven short-term plasticity retunes neurons to segregate relevant sounds from noise.","author":[{"dropping-particle":"","family":"Ahveninen","given":"Jyrki","non-dropping-particle":"","parse-names":false,"suffix":""},{"dropping-particle":"","family":"Hämäläinen","given":"Matti","non-dropping-particle":"","parse-names":false,"suffix":""},{"dropping-particle":"","family":"Jääskeläinen","given":"Iiro P.","non-dropping-particle":"","parse-names":false,"suffix":""},{"dropping-particle":"","family":"Ahlfors","given":"Seppo P.","non-dropping-particle":"","parse-names":false,"suffix":""},{"dropping-particle":"","family":"Huang","given":"Samantha","non-dropping-particle":"","parse-names":false,"suffix":""},{"dropping-particle":"","family":"Lina","given":"Fa Hsuan","non-dropping-particle":"","parse-names":false,"suffix":""},{"dropping-particle":"","family":"Raij","given":"Tommi","non-dropping-particle":"","parse-names":false,"suffix":""},{"dropping-particle":"","family":"Sams","given":"Mikko","non-dropping-particle":"","parse-names":false,"suffix":""},{"dropping-particle":"","family":"Vasios","given":"Christos E.","non-dropping-particle":"","parse-names":false,"suffix":""},{"dropping-particle":"","family":"Belliveau","given":"John W.","non-dropping-particle":"","parse-names":false,"suffix":""}],"container-title":"Proceedings of the National Academy of Sciences of the United States of America","id":"ITEM-4","issue":"10","issued":{"date-parts":[["2011","3","8"]]},"page":"4182-4187","publisher":"National Academy of Sciences","title":"Attention-driven auditory cortex short-term plasticity helps segregate relevant sounds from noise","type":"article-journal","volume":"108"},"uris":["http://www.mendeley.com/documents/?uuid=9b3b2847-5d31-411d-81fa-f10e1138be25"]},{"id":"ITEM-5","itemData":{"DOI":"10.1523/JNEUROSCI.5832-11.2012","ISBN":"1529-2401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Neuroscience","id":"ITEM-6","issue":"19","issued":{"date-parts":[["2015"]]},"page":"7565-7574","title":"Task Engagement Selectively Modulates Neural Correlations in Primary Auditory Cortex","type":"article-journal","volume":"35"},"uris":["http://www.mendeley.com/documents/?uuid=2e29b735-c102-46b2-9832-5dd2480f4166"]}],"mendeley":{"formattedCitation":"[41–46]","plainTextFormattedCitation":"[41–46]","previouslyFormattedCitation":"[41–46]"},"properties":{"noteIndex":0},"schema":"https://github.com/citation-style-language/schema/raw/master/csl-citation.json"}</w:instrText>
      </w:r>
      <w:r w:rsidR="00790B0D">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[41–46]</w:t>
      </w:r>
      <w:r w:rsidR="00790B0D">
        <w:rPr>
          <w:rFonts w:ascii="Arial" w:eastAsia="Times New Roman" w:hAnsi="Arial" w:cs="Arial"/>
          <w:sz w:val="22"/>
          <w:szCs w:val="22"/>
        </w:rPr>
        <w:fldChar w:fldCharType="end"/>
      </w:r>
      <w:r w:rsidR="00790B0D">
        <w:rPr>
          <w:rFonts w:ascii="Arial" w:eastAsia="Times New Roman" w:hAnsi="Arial" w:cs="Arial"/>
          <w:sz w:val="22"/>
          <w:szCs w:val="22"/>
        </w:rPr>
        <w:t xml:space="preserve">, </w:t>
      </w:r>
      <w:r w:rsidR="005B538C" w:rsidRPr="005B538C">
        <w:rPr>
          <w:rFonts w:ascii="Arial" w:eastAsia="Times New Roman" w:hAnsi="Arial" w:cs="Arial"/>
          <w:sz w:val="22"/>
          <w:szCs w:val="22"/>
        </w:rPr>
        <w:t xml:space="preserve">but also </w:t>
      </w:r>
      <w:r w:rsidR="003C75FD">
        <w:rPr>
          <w:rFonts w:ascii="Arial" w:eastAsia="Times New Roman" w:hAnsi="Arial" w:cs="Arial"/>
          <w:sz w:val="22"/>
          <w:szCs w:val="22"/>
        </w:rPr>
        <w:t>allowed us</w:t>
      </w:r>
      <w:r w:rsidR="005B538C" w:rsidRPr="005B538C">
        <w:rPr>
          <w:rFonts w:ascii="Arial" w:eastAsia="Times New Roman" w:hAnsi="Arial" w:cs="Arial"/>
          <w:sz w:val="22"/>
          <w:szCs w:val="22"/>
        </w:rPr>
        <w:t xml:space="preserve"> to test for a statistical relationship between the effects of contrast on neuronal encoding and behavioral performance </w:t>
      </w:r>
      <w:r>
        <w:rPr>
          <w:rFonts w:ascii="Arial" w:eastAsia="Times New Roman" w:hAnsi="Arial" w:cs="Arial"/>
          <w:sz w:val="22"/>
          <w:szCs w:val="22"/>
        </w:rPr>
        <w:t>across subjects</w:t>
      </w:r>
      <w:r w:rsidR="005B538C" w:rsidRPr="005B538C">
        <w:rPr>
          <w:rFonts w:ascii="Arial" w:eastAsia="Times New Roman" w:hAnsi="Arial" w:cs="Arial"/>
          <w:sz w:val="22"/>
          <w:szCs w:val="22"/>
        </w:rPr>
        <w:t xml:space="preserve">. </w:t>
      </w:r>
      <w:r>
        <w:rPr>
          <w:rFonts w:ascii="Arial" w:eastAsia="Times New Roman" w:hAnsi="Arial" w:cs="Arial"/>
          <w:sz w:val="22"/>
          <w:szCs w:val="22"/>
        </w:rPr>
        <w:t>Leveraging individual differences in behavioral performance, we showed that population representations in cortex were highly predictive of behavioral performance metrics</w:t>
      </w:r>
      <w:r w:rsidR="005B538C" w:rsidRPr="005B538C">
        <w:rPr>
          <w:rFonts w:ascii="Arial" w:eastAsia="Times New Roman" w:hAnsi="Arial" w:cs="Arial"/>
          <w:sz w:val="22"/>
          <w:szCs w:val="22"/>
        </w:rPr>
        <w:t xml:space="preserve"> (Figure </w:t>
      </w:r>
      <w:r>
        <w:rPr>
          <w:rFonts w:ascii="Arial" w:eastAsia="Times New Roman" w:hAnsi="Arial" w:cs="Arial"/>
          <w:sz w:val="22"/>
          <w:szCs w:val="22"/>
        </w:rPr>
        <w:t>4</w:t>
      </w:r>
      <w:r w:rsidR="005B538C" w:rsidRPr="005B538C">
        <w:rPr>
          <w:rFonts w:ascii="Arial" w:eastAsia="Times New Roman" w:hAnsi="Arial" w:cs="Arial"/>
          <w:sz w:val="22"/>
          <w:szCs w:val="22"/>
        </w:rPr>
        <w:t>).</w:t>
      </w:r>
      <w:r w:rsidR="00790B0D">
        <w:rPr>
          <w:rFonts w:ascii="Arial" w:eastAsia="Times New Roman" w:hAnsi="Arial" w:cs="Arial"/>
          <w:sz w:val="22"/>
          <w:szCs w:val="22"/>
        </w:rPr>
        <w:t xml:space="preserve"> </w:t>
      </w:r>
      <w:moveFromRangeStart w:id="59" w:author="Microsoft Office User" w:date="2021-05-03T12:31:00Z" w:name="move70937521"/>
      <w:moveFrom w:id="60" w:author="Microsoft Office User" w:date="2021-05-03T12:31:00Z">
        <w:r w:rsidR="00ED4F63" w:rsidDel="00EA2653">
          <w:rPr>
            <w:rFonts w:ascii="Arial" w:eastAsia="Times New Roman" w:hAnsi="Arial" w:cs="Arial"/>
            <w:sz w:val="22"/>
            <w:szCs w:val="22"/>
          </w:rPr>
          <w:t>One potential limitation of our results were the limited numbers of neurons recorded from in this study. There is a rich literature in the visual field suggesting that relatively small numbers of neurons may outperform animal behavior in psychophysical tasks</w:t>
        </w:r>
        <w:r w:rsidR="00ED4F63" w:rsidDel="00EA2653">
          <w:rPr>
            <w:rFonts w:ascii="Arial" w:eastAsia="Times New Roman" w:hAnsi="Arial" w:cs="Arial"/>
            <w:sz w:val="22"/>
            <w:szCs w:val="22"/>
          </w:rPr>
          <w:fldChar w:fldCharType="begin" w:fldLock="1"/>
        </w:r>
        <w:r w:rsidR="002420F7" w:rsidRPr="00EA2653" w:rsidDel="00EA2653">
          <w:rPr>
            <w:rFonts w:ascii="Arial" w:eastAsia="Times New Roman" w:hAnsi="Arial" w:cs="Arial"/>
            <w:sz w:val="22"/>
            <w:szCs w:val="22"/>
          </w:rPr>
          <w:instrText>ADDIN CSL_CITATION {"citationItems":[{"id":"ITEM-1","itemData":{"DOI":"10.1017/S095252380000715X","ISBN":"0952-5238 (Print)\\n0952-5238 (Linking)","ISSN":"0952-5238","PMID":"8730992","abstract":"We have previously documented the exquisite motion sensitivity of neurons in extrastriate area MT by studying the relationship between their responses and the direction and strength of visual motion signals delivered to their receptive fields. These results suggested that MT neurons might provide the signals supporting behavioral choice in visual discrimination tasks. To approach this question from another direction, we have now studied the relationship between the discharge of MT neurons and behavioral choice, independently of the effects of visual stimulation. We found that trial-to-trial variability in neuronal signals was correlated with the choices the monkey made. Therefore, when a directionally selective neuron in area MT fires more vigorously, the monkey is more likely to make a decision in favor of the preferred direction of the cell. The magnitude of the relationship was modest, on average, but was highly significant across a sample of 299 cells from four monkeys. The relationship was present for all stimuli (including those without a net motion signal), and for all but the weakest responses. The relationship was reduced or eliminated when the demands of the task were changed so that the directional signal carried by the cell was less i</w:instrText>
        </w:r>
        <w:r w:rsidR="002420F7" w:rsidRPr="00611D11" w:rsidDel="00EA2653">
          <w:rPr>
            <w:rFonts w:ascii="Arial" w:eastAsia="Times New Roman" w:hAnsi="Arial" w:cs="Arial"/>
            <w:sz w:val="22"/>
            <w:szCs w:val="22"/>
          </w:rPr>
          <w:instrText>nformative. The relationship was evident within 50 ms of response onset, and persisted throughout the stimulu</w:instrText>
        </w:r>
        <w:r w:rsidR="002420F7" w:rsidRPr="00EA2653" w:rsidDel="00EA2653">
          <w:rPr>
            <w:rFonts w:ascii="Arial" w:eastAsia="Times New Roman" w:hAnsi="Arial" w:cs="Arial"/>
            <w:sz w:val="22"/>
            <w:szCs w:val="22"/>
            <w:rPrChange w:id="61" w:author="Microsoft Office User" w:date="2021-05-03T12:31:00Z">
              <w:rPr>
                <w:rFonts w:ascii="Arial" w:eastAsia="Times New Roman" w:hAnsi="Arial" w:cs="Arial"/>
                <w:sz w:val="22"/>
                <w:szCs w:val="22"/>
              </w:rPr>
            </w:rPrChange>
          </w:rPr>
          <w:instrText>s presentation. On average, neurons that were more sensitive to weak motion signals had a stronger relationship to behavior than those that were less sensitive. These observations are consistent with the idea that neuronal signals in MT are used by the monkey to determine the direction of stimulus motion. The modest relationship between behavioral choice and the discharge of any one neuron, and the prevalence of the relationship across the population, make it likely that signals from many neurons are pooled to form the data on which behavioral choices are based.","author":[{"dropping-particle":"","family":"Britten","given":"K H","non-dropping-particle":"","parse-names":false,"suffix":""},{"dropping-particle":"","family":"Newsome","given":"W T","non-dropping-particle":"","parse-names":false,"suffix":""},{"dropping-particle":"","family":"Shadlen","given":"M N","non-dropping-particle":"","parse-names":false,"suffix":""},{"dropping-particle":"","family":"Celebrini","given":"S","non-dropping-particle":"","parse-names":false,"suffix":""},{"dropping-particle":"","family":"Movshon","given":"J A","non-dropping-particle":"","parse-names":false,"suffix":""}],"container-title":"Visual neuroscience","id":"ITEM-1","issue":"1","issued":{"date-parts":[["1996"]]},"page":"87-100","title":"A relationship between behavioral choice and the visual responses of neurons in macaque MT.","type":"article-journal","volume":"13"},"uris":["http://www.mendeley.com/documents/?uuid=5eab7447-fb4b-4f3b-bfbc-ae1ab41f560c"]},{"id":"ITEM-2","itemData":{"DOI":"10.1.1.123.9899","ISBN":"0270-6474","ISSN":"0270-6474","PMID":"1464765","abstract":"We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Anthony","non-dropping-particle":"","parse-names":false,"suffix":""}],"container-title":"The Journal of Neuroscience","id":"ITEM-2","issue":"12","issued":{"date-parts":[["1992"]]},"page":"4745-4765","title":"The analysis of visual motion: a comparison of neuronal and psychophysical performance.","type":"article-journal","volume":"12"},"uris":["http://www.mendeley.com/documents/?uuid=1e222e99-e4fd-494b-8ff9-4f02aa7ca807"]},{"id":"ITEM-3","itemData":{"DOI":"10.1523/jneurosci.16-04-01486.1996","ISSN":"02706474","PMID":"8778300","abstract":"We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motion","type":"article-journal","volume":"16"},"uris":["http://www.mendeley.com/documents/?uuid=8b0c400a-bc5a-4a16-a2dd-33a3b9a1081e"]},{"id":"ITEM-4","itemData":{"DOI":"10.1038/341052a0","ISSN":"00280836","PMID":"2770878","abstract":"THE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Anthony","non-dropping-particle":"","parse-names":false,"suffix":""}],"container-title":"Nature","id":"ITEM-4","issue":"6237","issued":{"date-parts":[["1989"]]},"page":"52-54","publisher":"Nature Publishing Group","title":"Neuronal correlates of a perceptual decision","type":"article-journal","volume":"341"},"uris":["http://www.mendeley.com/documents/?uuid=d55a5ef9-a32f-433b-ab2a-6dd8afa737f2"]}],"mendeley":{"formattedCitation":"[47–50]","plainTextFormattedCitation":"[47–50]","previouslyFormattedCitation":"[47–50]"},"properties":{"noteIndex":0},"schema":"https://github.com/citation-style-language/schema/raw/master/csl-citation.json"}</w:instrText>
        </w:r>
        <w:r w:rsidR="00ED4F63" w:rsidDel="00EA2653">
          <w:rPr>
            <w:rFonts w:ascii="Arial" w:eastAsia="Times New Roman" w:hAnsi="Arial" w:cs="Arial"/>
            <w:sz w:val="22"/>
            <w:szCs w:val="22"/>
          </w:rPr>
          <w:fldChar w:fldCharType="separate"/>
        </w:r>
        <w:r w:rsidR="00996654" w:rsidRPr="00EA2653" w:rsidDel="00EA2653">
          <w:rPr>
            <w:rFonts w:ascii="Arial" w:eastAsia="Times New Roman" w:hAnsi="Arial" w:cs="Arial"/>
            <w:noProof/>
            <w:sz w:val="22"/>
            <w:szCs w:val="22"/>
          </w:rPr>
          <w:t>[47–50]</w:t>
        </w:r>
        <w:r w:rsidR="00ED4F63" w:rsidDel="00EA2653">
          <w:rPr>
            <w:rFonts w:ascii="Arial" w:eastAsia="Times New Roman" w:hAnsi="Arial" w:cs="Arial"/>
            <w:sz w:val="22"/>
            <w:szCs w:val="22"/>
          </w:rPr>
          <w:fldChar w:fldCharType="end"/>
        </w:r>
        <w:r w:rsidR="00ED4F63" w:rsidDel="00EA2653">
          <w:rPr>
            <w:rFonts w:ascii="Arial" w:eastAsia="Times New Roman" w:hAnsi="Arial" w:cs="Arial"/>
            <w:sz w:val="22"/>
            <w:szCs w:val="22"/>
          </w:rPr>
          <w:t>, but more recent work highlights that such measures of neural performance are highly influenced by noise correlations</w:t>
        </w:r>
        <w:r w:rsidR="00ED4F63" w:rsidDel="00EA2653">
          <w:rPr>
            <w:rFonts w:ascii="Arial" w:eastAsia="Times New Roman" w:hAnsi="Arial" w:cs="Arial"/>
            <w:sz w:val="22"/>
            <w:szCs w:val="22"/>
          </w:rPr>
          <w:fldChar w:fldCharType="begin" w:fldLock="1"/>
        </w:r>
        <w:r w:rsidR="002420F7" w:rsidDel="00EA2653">
          <w:rPr>
            <w:rFonts w:ascii="Arial" w:eastAsia="Times New Roman" w:hAnsi="Arial" w:cs="Arial"/>
            <w:sz w:val="22"/>
            <w:szCs w:val="22"/>
          </w:rPr>
          <w:instrText>ADDIN CSL_CITATION {"citationItems":[{"id":"ITEM-1","itemData":{"DOI":"10.1523/JNEUROSCI.5179-08.2009","ISSN":"1529-2401","PMID":"19458234","abstract":"The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task.","author":[{"dropping-particle":"","family":"Cohen","given":"Marlene R","non-dropping-particle":"","parse-names":false,"suffix":""},{"dropping-particle":"","family":"Newsome","given":"William T","non-dropping-particle":"","parse-names":false,"suffix":""}],"container-title":"The Journal of neuroscience : the official journal of the Society for Neuroscience","id":"ITEM-1","issue":"20","issued":{"date-parts":[["2009","5","20"]]},"page":"6635-48","publisher":"NIH Public Access","title":"Estimates of the contribution of single neurons to perception depend on timescale and noise correlation.","type":"article-journal","volume":"29"},"uris":["http://www.mendeley.com/documents/?uuid=cde7715e-2bb5-41fc-a275-1db72bc97d05"]},{"id":"ITEM-2","itemData":{"DOI":"10.1126/science.aao0284","abstract":"Prior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R","non-dropping-particle":"","parse-names":false,"suffix":""}],"container-title":"Science","id":"ITEM-2","issued":{"date-parts":[["2018"]]},"page":"463-465","title":"Learning and attention reveal a general relationship between population activity and behavior","type":"article-journal","volume":"359"},"uris":["http://www.mendeley.com/documents/?uuid=c7093bea-7b16-4d40-88e8-8aeb3c30445e"]}],"mendeley":{"formattedCitation":"[51,52]","plainTextFormattedCitation":"[51,52]","previouslyFormattedCitation":"[51,52]"},"properties":{"noteIndex":0},"schema":"https://github.com/citation-style-language/schema/raw/master/csl-citation.json"}</w:instrText>
        </w:r>
        <w:r w:rsidR="00ED4F63" w:rsidDel="00EA2653">
          <w:rPr>
            <w:rFonts w:ascii="Arial" w:eastAsia="Times New Roman" w:hAnsi="Arial" w:cs="Arial"/>
            <w:sz w:val="22"/>
            <w:szCs w:val="22"/>
          </w:rPr>
          <w:fldChar w:fldCharType="separate"/>
        </w:r>
        <w:r w:rsidR="00996654" w:rsidRPr="00996654" w:rsidDel="00EA2653">
          <w:rPr>
            <w:rFonts w:ascii="Arial" w:eastAsia="Times New Roman" w:hAnsi="Arial" w:cs="Arial"/>
            <w:noProof/>
            <w:sz w:val="22"/>
            <w:szCs w:val="22"/>
          </w:rPr>
          <w:t>[51,52]</w:t>
        </w:r>
        <w:r w:rsidR="00ED4F63" w:rsidDel="00EA2653">
          <w:rPr>
            <w:rFonts w:ascii="Arial" w:eastAsia="Times New Roman" w:hAnsi="Arial" w:cs="Arial"/>
            <w:sz w:val="22"/>
            <w:szCs w:val="22"/>
          </w:rPr>
          <w:fldChar w:fldCharType="end"/>
        </w:r>
        <w:r w:rsidR="00ED4F63" w:rsidDel="00EA2653">
          <w:rPr>
            <w:rFonts w:ascii="Arial" w:eastAsia="Times New Roman" w:hAnsi="Arial" w:cs="Arial"/>
            <w:sz w:val="22"/>
            <w:szCs w:val="22"/>
          </w:rPr>
          <w:t xml:space="preserve">. </w:t>
        </w:r>
      </w:moveFrom>
      <w:moveFromRangeEnd w:id="59"/>
      <w:r w:rsidR="00ED4F63">
        <w:rPr>
          <w:rFonts w:ascii="Arial" w:eastAsia="Times New Roman" w:hAnsi="Arial" w:cs="Arial"/>
          <w:sz w:val="22"/>
          <w:szCs w:val="22"/>
        </w:rPr>
        <w:t xml:space="preserve">Additionally, a recent study examining thousands of simultaneously recorded neurons in </w:t>
      </w:r>
      <w:r w:rsidR="003205F3">
        <w:rPr>
          <w:rFonts w:ascii="Arial" w:eastAsia="Times New Roman" w:hAnsi="Arial" w:cs="Arial"/>
          <w:sz w:val="22"/>
          <w:szCs w:val="22"/>
        </w:rPr>
        <w:t>V1</w:t>
      </w:r>
      <w:r w:rsidR="00ED4F63">
        <w:rPr>
          <w:rFonts w:ascii="Arial" w:eastAsia="Times New Roman" w:hAnsi="Arial" w:cs="Arial"/>
          <w:sz w:val="22"/>
          <w:szCs w:val="22"/>
        </w:rPr>
        <w:t xml:space="preserve"> showed that neural </w:t>
      </w:r>
      <w:r w:rsidR="003205F3">
        <w:rPr>
          <w:rFonts w:ascii="Arial" w:eastAsia="Times New Roman" w:hAnsi="Arial" w:cs="Arial"/>
          <w:sz w:val="22"/>
          <w:szCs w:val="22"/>
        </w:rPr>
        <w:t>acuity far outperformed mouse visual acuity, and was not correlated with task performance</w:t>
      </w:r>
      <w:r w:rsidR="003205F3">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[53]","plainTextFormattedCitation":"[53]","previouslyFormattedCitation":"[53]"},"properties":{"noteIndex":0},"schema":"https://github.com/citation-style-language/schema/raw/master/csl-citation.json"}</w:instrText>
      </w:r>
      <w:r w:rsidR="003205F3">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[53]</w:t>
      </w:r>
      <w:r w:rsidR="003205F3">
        <w:rPr>
          <w:rFonts w:ascii="Arial" w:eastAsia="Times New Roman" w:hAnsi="Arial" w:cs="Arial"/>
          <w:sz w:val="22"/>
          <w:szCs w:val="22"/>
        </w:rPr>
        <w:fldChar w:fldCharType="end"/>
      </w:r>
      <w:r w:rsidR="00ED4F63">
        <w:rPr>
          <w:rFonts w:ascii="Arial" w:eastAsia="Times New Roman" w:hAnsi="Arial" w:cs="Arial"/>
          <w:sz w:val="22"/>
          <w:szCs w:val="22"/>
        </w:rPr>
        <w:t>.</w:t>
      </w:r>
      <w:r w:rsidR="003205F3">
        <w:rPr>
          <w:rFonts w:ascii="Arial" w:eastAsia="Times New Roman" w:hAnsi="Arial" w:cs="Arial"/>
          <w:sz w:val="22"/>
          <w:szCs w:val="22"/>
        </w:rPr>
        <w:t xml:space="preserve"> In the current study, we found that </w:t>
      </w:r>
      <w:ins w:id="62" w:author="Microsoft Office User" w:date="2021-05-03T12:30:00Z">
        <w:r w:rsidR="00EA2653">
          <w:rPr>
            <w:rFonts w:ascii="Arial" w:eastAsia="Times New Roman" w:hAnsi="Arial" w:cs="Arial"/>
            <w:sz w:val="22"/>
            <w:szCs w:val="22"/>
          </w:rPr>
          <w:t xml:space="preserve">individual differences in behavioral performance </w:t>
        </w:r>
      </w:ins>
      <w:del w:id="63" w:author="Microsoft Office User" w:date="2021-05-03T12:30:00Z">
        <w:r w:rsidR="003205F3" w:rsidDel="00EA2653">
          <w:rPr>
            <w:rFonts w:ascii="Arial" w:eastAsia="Times New Roman" w:hAnsi="Arial" w:cs="Arial"/>
            <w:sz w:val="22"/>
            <w:szCs w:val="22"/>
          </w:rPr>
          <w:delText>neuronal variability was correlated with many aspects of task performance</w:delText>
        </w:r>
      </w:del>
      <w:ins w:id="64" w:author="Microsoft Office User" w:date="2021-05-03T12:30:00Z">
        <w:r w:rsidR="00EA2653">
          <w:rPr>
            <w:rFonts w:ascii="Arial" w:eastAsia="Times New Roman" w:hAnsi="Arial" w:cs="Arial"/>
            <w:sz w:val="22"/>
            <w:szCs w:val="22"/>
          </w:rPr>
          <w:t xml:space="preserve">were correlated with individual differences in </w:t>
        </w:r>
        <w:proofErr w:type="spellStart"/>
        <w:r w:rsidR="00EA2653">
          <w:rPr>
            <w:rFonts w:ascii="Arial" w:eastAsia="Times New Roman" w:hAnsi="Arial" w:cs="Arial"/>
            <w:sz w:val="22"/>
            <w:szCs w:val="22"/>
          </w:rPr>
          <w:t>neurometric</w:t>
        </w:r>
        <w:proofErr w:type="spellEnd"/>
        <w:r w:rsidR="00EA2653">
          <w:rPr>
            <w:rFonts w:ascii="Arial" w:eastAsia="Times New Roman" w:hAnsi="Arial" w:cs="Arial"/>
            <w:sz w:val="22"/>
            <w:szCs w:val="22"/>
          </w:rPr>
          <w:t xml:space="preserve"> perform</w:t>
        </w:r>
      </w:ins>
      <w:ins w:id="65" w:author="Microsoft Office User" w:date="2021-05-03T12:31:00Z">
        <w:r w:rsidR="00EA2653">
          <w:rPr>
            <w:rFonts w:ascii="Arial" w:eastAsia="Times New Roman" w:hAnsi="Arial" w:cs="Arial"/>
            <w:sz w:val="22"/>
            <w:szCs w:val="22"/>
          </w:rPr>
          <w:t>ance</w:t>
        </w:r>
      </w:ins>
      <w:ins w:id="66" w:author="Microsoft Office User" w:date="2021-05-03T12:32:00Z">
        <w:r w:rsidR="00EA2653">
          <w:rPr>
            <w:rFonts w:ascii="Arial" w:eastAsia="Times New Roman" w:hAnsi="Arial" w:cs="Arial"/>
            <w:sz w:val="22"/>
            <w:szCs w:val="22"/>
          </w:rPr>
          <w:t xml:space="preserve"> in the auditory cortex</w:t>
        </w:r>
      </w:ins>
      <w:del w:id="67" w:author="Microsoft Office User" w:date="2021-05-03T12:32:00Z">
        <w:r w:rsidR="003205F3" w:rsidDel="00EA2653">
          <w:rPr>
            <w:rFonts w:ascii="Arial" w:eastAsia="Times New Roman" w:hAnsi="Arial" w:cs="Arial"/>
            <w:sz w:val="22"/>
            <w:szCs w:val="22"/>
          </w:rPr>
          <w:delText xml:space="preserve">, suggesting that primary auditory cortex is more involved in behavior than primary visual areas.  </w:delText>
        </w:r>
      </w:del>
      <w:ins w:id="68" w:author="Microsoft Office User" w:date="2021-05-03T12:32:00Z">
        <w:r w:rsidR="00EA2653">
          <w:rPr>
            <w:rFonts w:ascii="Arial" w:eastAsia="Times New Roman" w:hAnsi="Arial" w:cs="Arial"/>
            <w:sz w:val="22"/>
            <w:szCs w:val="22"/>
          </w:rPr>
          <w:t>.</w:t>
        </w:r>
      </w:ins>
    </w:p>
    <w:p w14:paraId="620C6FA4" w14:textId="77777777" w:rsidR="00EA2653" w:rsidRDefault="00EA2653" w:rsidP="00F35A83">
      <w:pPr>
        <w:jc w:val="both"/>
        <w:rPr>
          <w:ins w:id="69" w:author="Microsoft Office User" w:date="2021-05-03T12:31:00Z"/>
          <w:rFonts w:ascii="Arial" w:eastAsia="Times New Roman" w:hAnsi="Arial" w:cs="Arial"/>
          <w:sz w:val="22"/>
          <w:szCs w:val="22"/>
        </w:rPr>
      </w:pPr>
    </w:p>
    <w:p w14:paraId="6B990CCC" w14:textId="6A9E9D7B" w:rsidR="00790B0D" w:rsidRDefault="00EA2653" w:rsidP="00F35A83">
      <w:pPr>
        <w:jc w:val="both"/>
        <w:rPr>
          <w:rFonts w:ascii="Arial" w:eastAsia="Times New Roman" w:hAnsi="Arial" w:cs="Arial"/>
          <w:sz w:val="22"/>
          <w:szCs w:val="22"/>
        </w:rPr>
      </w:pPr>
      <w:moveToRangeStart w:id="70" w:author="Microsoft Office User" w:date="2021-05-03T12:31:00Z" w:name="move70937521"/>
      <w:moveTo w:id="71" w:author="Microsoft Office User" w:date="2021-05-03T12:31:00Z">
        <w:r>
          <w:rPr>
            <w:rFonts w:ascii="Arial" w:eastAsia="Times New Roman" w:hAnsi="Arial" w:cs="Arial"/>
            <w:sz w:val="22"/>
            <w:szCs w:val="22"/>
          </w:rPr>
          <w:t>One potential limitation of our results were the limited numbers of neurons recorded from in this study. There is a rich literature in the visual field suggesting that relatively small numbers of neurons may outperform animal behavior in psychophysical tasks</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{"citationItems":[{"id":"ITEM-1","itemData":{"DOI":"10.1017/S095252380000715X","ISBN":"0952-5238 (Print)\\n0952-5238 (Linking)","ISSN":"0952-5238","PMID":"8730992","abstract":"We have previously documented the exquisite motion sensitivity of neurons in extrastriate area MT by studying the relationship between their responses and the direction and strength of visual motion signals delivered to their receptive fields. These results suggested that MT neurons might provide the signals supporting behavioral choice in visual discrimination tasks. To approach this question from another direction, we have now studied the relationship between the discharge of MT neurons and behavioral choice, independently of the effects of visual stimulation. We found that trial-to-trial variability in neuronal signals was correlated with the choices the monkey made. Therefore, when a directionally selective neuron in area MT fires more vigorously, the monkey is more likely to make a decision in favor of the preferred direction of the cell. The magnitude of the relationship was modest, on average, but was highly significant across a sample of 299 cells from four monkeys. The relationship was present for all stimuli (including those without a net motion signal), and for all but the weakest responses. The relationship was reduced or eliminated when the demands of the task were changed so that the directional signal carried by the cell was less informative. The relationship was evident within 50 ms of response onset, and persisted throughout the stimulus presentation. On average, neurons that were more sensitive to weak motion signals had a stronger relationship to behavior than those that were less sensitive. These observations are consistent with the idea that neuronal signals in MT are used by the monkey to determine the direction of stimulus motion. The modest relationship between behavioral choice and the discharge of any one neuron, and the prevalence of the relationship across the population, make it likely that signals from many neurons are pooled to form the data on which behavioral choices are based.","author":[{"dropping-particle":"","family":"Britten","given":"K H","non-dropping-particle":"","parse-names":false,"suffix":""},{"dropping-particle":"","family":"Newsome","given":"W T","non-dropping-particle":"","parse-names":false,"suffix":""},{"dropping-particle":"","family":"Shadlen","given":"M N","non-dropping-particle":"","parse-names":false,"suffix":""},{"dropping-particle":"","family":"Celebrini","given":"S","non-dropping-particle":"","parse-names":false,"suffix":""},{"dropping-particle":"","family":"Movshon","given":"J A","non-dropping-particle":"","parse-names":false,"suffix":""}],"container-title":"Visual neuroscience","id":"ITEM-1","issue":"1","issued":{"date-parts":[["1996"]]},"page":"87-100","title":"A relationship between behavioral choice and the visual responses of neurons in macaque MT.","type":"article-journal","volume":"13"},"uris":["http://www.mendeley.com/documents/?uuid=5eab7447-fb4b-4f3b-bfbc-ae1ab41f560c"]},{"id":"ITEM-2","itemData":{"DOI":"10.1.1.123.9899","ISBN":"0270-6474","ISSN":"0270-6474","PMID":"1464765","abstract":"We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Anthony","non-dropping-particle":"","parse-names":false,"suffix":""}],"container-title":"The Journal of Neuroscience","id":"ITEM-2","issue":"12","issued":{"date-parts":[["1992"]]},"page":"4745-4765","title":"The analysis of visual motion: a comparison of neuronal and psychophysical performance.","type":"article-journal","volume":"12"},"uris":["http://www.mendeley.com/documents/?uuid=1e222e99-e4fd-494b-8ff9-4f02aa7ca807"]},{"id":"ITEM-3","itemData":{"DOI":"10.1523/jneurosci.16-04-01486.1996","ISSN":"02706474","PMID":"8778300","abstract":"We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motion","type":"article-journal","volume":"16"},"uris":["http://www.mendeley.com/documents/?uuid=8b0c400a-bc5a-4a16-a2dd-33a3b9a1081e"]},{"id":"ITEM-4","itemData":{"DOI":"10.1038/341052a0","ISSN":"00280836","PMID":"2770878","abstract":"THE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Anthony","non-dropping-particle":"","parse-names":false,"suffix":""}],"container-title":"Nature","id":"ITEM-4","issue":"6237","issued":{"date-parts":[["1989"]]},"page":"52-54","publisher":"Nature Publishing Group","title":"Neuronal correlates of a perceptual decision","type":"article-journal","volume":"341"},"uris":["http://www.mendeley.com/documents/?uuid=d55a5ef9-a32f-433b-ab2a-6dd8afa737f2"]}],"mendeley":{"formattedCitation":"[47–50]","plainTextFormattedCitation":"[47–50]","previouslyFormattedCitation":"[47–50]"},"properties":{"noteIndex":0},"schema":"https://github.com/citation-style-language/schema/raw/master/csl-citation.json"}</w:instrText>
        </w:r>
        <w:r>
          <w:rPr>
            <w:rFonts w:ascii="Arial" w:eastAsia="Times New Roman" w:hAnsi="Arial" w:cs="Arial"/>
            <w:sz w:val="22"/>
            <w:szCs w:val="22"/>
          </w:rPr>
          <w:fldChar w:fldCharType="separate"/>
        </w:r>
        <w:r w:rsidRPr="00996654">
          <w:rPr>
            <w:rFonts w:ascii="Arial" w:eastAsia="Times New Roman" w:hAnsi="Arial" w:cs="Arial"/>
            <w:noProof/>
            <w:sz w:val="22"/>
            <w:szCs w:val="22"/>
          </w:rPr>
          <w:t>[47–50]</w:t>
        </w:r>
        <w:r>
          <w:rPr>
            <w:rFonts w:ascii="Arial" w:eastAsia="Times New Roman" w:hAnsi="Arial" w:cs="Arial"/>
            <w:sz w:val="22"/>
            <w:szCs w:val="22"/>
          </w:rPr>
          <w:fldChar w:fldCharType="end"/>
        </w:r>
        <w:r>
          <w:rPr>
            <w:rFonts w:ascii="Arial" w:eastAsia="Times New Roman" w:hAnsi="Arial" w:cs="Arial"/>
            <w:sz w:val="22"/>
            <w:szCs w:val="22"/>
          </w:rPr>
          <w:t>, but more recent work highlights that such measures of neural performance are highly influenced by noise correlations</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{"citationItems":[{"id":"ITEM-1","itemData":{"DOI":"10.1523/JNEUROSCI.5179-08.2009","ISSN":"1529-2401","PMID":"19458234","abstract":"The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task.","author":[{"dropping-particle":"","family":"Cohen","given":"Marlene R","non-dropping-particle":"","parse-names":false,"suffix":""},{"dropping-particle":"","family":"Newsome","given":"William T","non-dropping-particle":"","parse-names":false,"suffix":""}],"container-title":"The Journal of neuroscience : the official journal of the Society for Neuroscience","id":"ITEM-1","issue":"20","issued":{"date-parts":[["2009","5","20"]]},"page":"6635-48","publisher":"NIH Public Access","title":"Estimates of the contribution of single neurons to perception depend on timescale and noise correlation.","type":"article-journal","volume":"29"},"uris":["http://www.mendeley.com/documents/?uuid=cde7715e-2bb5-41fc-a275-1db72bc97d05"]},{"id":"ITEM-2","itemData":{"DOI":"10.1126/science.aao0284","abstract":"Prior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R","non-dropping-particle":"","parse-names":false,"suffix":""}],"container-title":"Science","id":"ITEM-2","issued":{"date-parts":[["2018"]]},"page":"463-465","title":"Learning and attention reveal a general relationship between population activity and behavior","type":"article-journal","volume":"359"},"uris":["http://www.mendeley.com/documents/?uuid=c7093bea-7b16-4d40-88e8-8aeb3c30445e"]}],"mendeley":{"formattedCitation":"[51,52]","plainTextFormattedCitation":"[51,52]","previouslyFormattedCitation":"[51,52]"},"properties":{"noteIndex":0},"schema":"https://github.com/citation-style-language/schema/raw/master/csl-citation.json"}</w:instrText>
        </w:r>
        <w:r>
          <w:rPr>
            <w:rFonts w:ascii="Arial" w:eastAsia="Times New Roman" w:hAnsi="Arial" w:cs="Arial"/>
            <w:sz w:val="22"/>
            <w:szCs w:val="22"/>
          </w:rPr>
          <w:fldChar w:fldCharType="separate"/>
        </w:r>
        <w:r w:rsidRPr="00996654">
          <w:rPr>
            <w:rFonts w:ascii="Arial" w:eastAsia="Times New Roman" w:hAnsi="Arial" w:cs="Arial"/>
            <w:noProof/>
            <w:sz w:val="22"/>
            <w:szCs w:val="22"/>
          </w:rPr>
          <w:t>[51,52]</w:t>
        </w:r>
        <w:r>
          <w:rPr>
            <w:rFonts w:ascii="Arial" w:eastAsia="Times New Roman" w:hAnsi="Arial" w:cs="Arial"/>
            <w:sz w:val="22"/>
            <w:szCs w:val="22"/>
          </w:rPr>
          <w:fldChar w:fldCharType="end"/>
        </w:r>
        <w:r>
          <w:rPr>
            <w:rFonts w:ascii="Arial" w:eastAsia="Times New Roman" w:hAnsi="Arial" w:cs="Arial"/>
            <w:sz w:val="22"/>
            <w:szCs w:val="22"/>
          </w:rPr>
          <w:t>.</w:t>
        </w:r>
      </w:moveTo>
      <w:moveToRangeEnd w:id="70"/>
    </w:p>
    <w:p w14:paraId="14F4BCB5" w14:textId="22D1D3CB" w:rsidR="005B538C" w:rsidRPr="005B538C" w:rsidRDefault="00F35A83" w:rsidP="00C72113">
      <w:pPr>
        <w:ind w:firstLine="720"/>
        <w:jc w:val="both"/>
        <w:rPr>
          <w:rFonts w:ascii="Arial" w:eastAsia="Times New Roman" w:hAnsi="Arial" w:cs="Arial"/>
          <w:sz w:val="22"/>
          <w:szCs w:val="22"/>
        </w:rPr>
      </w:pPr>
      <w:r>
        <w:rPr>
          <w:rFonts w:ascii="Arial" w:eastAsia="Times New Roman" w:hAnsi="Arial" w:cs="Arial"/>
          <w:sz w:val="22"/>
          <w:szCs w:val="22"/>
        </w:rPr>
        <w:lastRenderedPageBreak/>
        <w:t>Inspired by previous studies</w:t>
      </w:r>
      <w:r w:rsidR="00790B0D">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America","id":"ITEM-1","issue":"6","issued":{"date-parts":[["2012","2","7"]]},"page":"2144-2149","publisher":"PNAS","title":"Task reward structure shapes rapid receptive field plasticity in auditory cortex","type":"article-journal","volume":"109"},"uris":["http://www.mendeley.com/documents/?uuid=47e8f65b-ad86-4592-8560-9ea544503dfe"]},{"id":"ITEM-2","itemData":{"DOI":"10.1038/nn1141","ISBN":"1097-6256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neuroscience","id":"ITEM-2","issue":"11","issued":{"date-parts":[["2003","11","28"]]},"page":"1216-1223","publisher":"Nature Publishing Group","title":"Rapid task-related plasticity of spectrotemporal receptive fields in primary auditory cortex.","type":"article-journal","volume":"6"},"uris":["http://www.mendeley.com/documents/?uuid=57f43cf0-f93d-49dd-a30a-5929bf3c33f9"]},{"id":"ITEM-3","itemData":{"DOI":"10.1152/jn.00552.2007","ISBN":"0022-3077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neurophysiology","id":"ITEM-3","issue":"4","issued":{"date-parts":[["2007"]]},"page":"2337-46","title":"Adaptive changes in cortical receptive fields induced by attention to complex sounds.","type":"article-journal","volume":"98"},"uris":["http://www.mendeley.com/documents/?uuid=38a2d903-f595-4a33-8fc7-ca8107825992"]},{"id":"ITEM-4","itemData":{"DOI":"10.1523/JNEUROSCI.2799-13.2014","ISBN":"1529-2401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behavior.","type":"article-journal","volume":"34"},"uris":["http://www.mendeley.com/documents/?uuid=5b7e3ef4-a100-455b-840b-26e0d867f429"]},{"id":"ITEM-5","itemData":{"DOI":"10.1523/JNEUROSCI.1318-05.2005","ISBN":"1529-2401 (Electronic)\\r0270-6474 (Linking)","ISSN":"1529-2401","PMID":"16107649","abstract":"Auditory experience leads to myriad changes in processing in the central auditory system. We recently described task-related plasticity characterized by rapid modulation of spectro-temporal receptive fields (STRFs) in ferret primary auditory cortex (A1) during tone detection. We conjectured that each acoustic task may have its own \"signature\" STRF changes, dependent on the salient cues that the animal must attend to perform the task. To discover whether other acoustic tasks could elicit changes in STRF shape, we recorded from A1 in ferrets also trained on a frequency discrimination task. Overall, we found a distinct pattern of STRF change, characterized by an expected selective enhancement at target tone frequency but also by an equally selective depression at reference tone frequency. When single-tone detection and frequency discrimination tasks were performed sequentially, neurons responded differentially to identical tones, reflecting distinct predictive values of stimuli in the two behavioral contexts. All results were observed in multiunit as well as single-unit recordings. Our findings provide additional evidence for the presence of adaptive neuronal responses in A1 that can swiftly change to reflect both sensory content and the changing behavioral meaning of incoming acoustic stimuli.","author":[{"dropping-particle":"","family":"Fritz","given":"Jonathan B","non-dropping-particle":"","parse-names":false,"suffix":""},{"dropping-particle":"","family":"Elhilali","given":"Mounya","non-dropping-particle":"","parse-names":false,"suffix":""},{"dropping-particle":"","family":"Shamma","given":"Shihab A","non-dropping-particle":"","parse-names":false,"suffix":""}],"container-title":"The Journal of neuroscience : the official journal of the Society for Neuroscience","id":"ITEM-5","issue":"33","issued":{"date-parts":[["2005"]]},"page":"7623-35","title":"Differential dynamic plasticity of A1 receptive fields during multiple spectral tasks.","type":"article-journal","volume":"25"},"uris":["http://www.mendeley.com/documents/?uuid=266d66f1-cd7f-4198-a55a-771518802b03"]}],"mendeley":{"formattedCitation":"[43,54–57]","plainTextFormattedCitation":"[43,54–57]","previouslyFormattedCitation":"[43,54–57]"},"properties":{"noteIndex":0},"schema":"https://github.com/citation-style-language/schema/raw/master/csl-citation.json"}</w:instrText>
      </w:r>
      <w:r w:rsidR="00790B0D">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[43,54–57]</w:t>
      </w:r>
      <w:r w:rsidR="00790B0D">
        <w:rPr>
          <w:rFonts w:ascii="Arial" w:eastAsia="Times New Roman" w:hAnsi="Arial" w:cs="Arial"/>
          <w:sz w:val="22"/>
          <w:szCs w:val="22"/>
        </w:rPr>
        <w:fldChar w:fldCharType="end"/>
      </w:r>
      <w:r w:rsidR="00790B0D">
        <w:rPr>
          <w:rFonts w:ascii="Arial" w:eastAsia="Times New Roman" w:hAnsi="Arial" w:cs="Arial"/>
          <w:sz w:val="22"/>
          <w:szCs w:val="22"/>
        </w:rPr>
        <w:t xml:space="preserve">, </w:t>
      </w:r>
      <w:r>
        <w:rPr>
          <w:rFonts w:ascii="Arial" w:eastAsia="Times New Roman" w:hAnsi="Arial" w:cs="Arial"/>
          <w:sz w:val="22"/>
          <w:szCs w:val="22"/>
        </w:rPr>
        <w:t xml:space="preserve">we intentionally designed our task stimuli using unbiased white-noise backgrounds, which allowed us to leverage our behavioral stimuli to map </w:t>
      </w:r>
      <w:proofErr w:type="spellStart"/>
      <w:r>
        <w:rPr>
          <w:rFonts w:ascii="Arial" w:eastAsia="Times New Roman" w:hAnsi="Arial" w:cs="Arial"/>
          <w:sz w:val="22"/>
          <w:szCs w:val="22"/>
        </w:rPr>
        <w:t>spectro</w:t>
      </w:r>
      <w:proofErr w:type="spellEnd"/>
      <w:r>
        <w:rPr>
          <w:rFonts w:ascii="Arial" w:eastAsia="Times New Roman" w:hAnsi="Arial" w:cs="Arial"/>
          <w:sz w:val="22"/>
          <w:szCs w:val="22"/>
        </w:rPr>
        <w:t>-temporal receptive fields and estimate neuronal gain using linear-nonlinear modelling tools. This approach allowed us to assay the relationship between cortical gain and behavioral performance (Figure 5), but also permits exploration of other behavioral outcomes, such as choice, and whether they impact receptive fields or cortical gain on a trial-</w:t>
      </w:r>
      <w:r w:rsidR="00350418">
        <w:rPr>
          <w:rFonts w:ascii="Arial" w:eastAsia="Times New Roman" w:hAnsi="Arial" w:cs="Arial"/>
          <w:sz w:val="22"/>
          <w:szCs w:val="22"/>
        </w:rPr>
        <w:t>by-</w:t>
      </w:r>
      <w:r>
        <w:rPr>
          <w:rFonts w:ascii="Arial" w:eastAsia="Times New Roman" w:hAnsi="Arial" w:cs="Arial"/>
          <w:sz w:val="22"/>
          <w:szCs w:val="22"/>
        </w:rPr>
        <w:t xml:space="preserve">trial basis. </w:t>
      </w:r>
      <w:r w:rsidR="005B538C" w:rsidRPr="005B538C">
        <w:rPr>
          <w:rFonts w:ascii="Arial" w:eastAsia="Times New Roman" w:hAnsi="Arial" w:cs="Arial"/>
          <w:sz w:val="22"/>
          <w:szCs w:val="22"/>
        </w:rPr>
        <w:t>The selection of background sound should therefore be carefully considered in experimental design</w:t>
      </w:r>
      <w:r w:rsidR="00746465">
        <w:rPr>
          <w:rFonts w:ascii="Arial" w:eastAsia="Times New Roman" w:hAnsi="Arial" w:cs="Arial"/>
          <w:sz w:val="22"/>
          <w:szCs w:val="22"/>
        </w:rPr>
        <w:t>s</w:t>
      </w:r>
      <w:r w:rsidR="005B538C" w:rsidRPr="005B538C">
        <w:rPr>
          <w:rFonts w:ascii="Arial" w:eastAsia="Times New Roman" w:hAnsi="Arial" w:cs="Arial"/>
          <w:sz w:val="22"/>
          <w:szCs w:val="22"/>
        </w:rPr>
        <w:t xml:space="preserve"> in order to </w:t>
      </w:r>
      <w:r w:rsidR="00350418">
        <w:rPr>
          <w:rFonts w:ascii="Arial" w:eastAsia="Times New Roman" w:hAnsi="Arial" w:cs="Arial"/>
          <w:sz w:val="22"/>
          <w:szCs w:val="22"/>
        </w:rPr>
        <w:t>leverage</w:t>
      </w:r>
      <w:r w:rsidR="006344DD">
        <w:rPr>
          <w:rFonts w:ascii="Arial" w:eastAsia="Times New Roman" w:hAnsi="Arial" w:cs="Arial"/>
          <w:sz w:val="22"/>
          <w:szCs w:val="22"/>
        </w:rPr>
        <w:t xml:space="preserve"> </w:t>
      </w:r>
      <w:r w:rsidR="00350418">
        <w:rPr>
          <w:rFonts w:ascii="Arial" w:eastAsia="Times New Roman" w:hAnsi="Arial" w:cs="Arial"/>
          <w:sz w:val="22"/>
          <w:szCs w:val="22"/>
        </w:rPr>
        <w:t xml:space="preserve">the power of encoding </w:t>
      </w:r>
      <w:r w:rsidR="006344DD">
        <w:rPr>
          <w:rFonts w:ascii="Arial" w:eastAsia="Times New Roman" w:hAnsi="Arial" w:cs="Arial"/>
          <w:sz w:val="22"/>
          <w:szCs w:val="22"/>
        </w:rPr>
        <w:t xml:space="preserve">models </w:t>
      </w:r>
      <w:r w:rsidR="00350418">
        <w:rPr>
          <w:rFonts w:ascii="Arial" w:eastAsia="Times New Roman" w:hAnsi="Arial" w:cs="Arial"/>
          <w:sz w:val="22"/>
          <w:szCs w:val="22"/>
        </w:rPr>
        <w:t>fit to</w:t>
      </w:r>
      <w:r w:rsidR="006344DD">
        <w:rPr>
          <w:rFonts w:ascii="Arial" w:eastAsia="Times New Roman" w:hAnsi="Arial" w:cs="Arial"/>
          <w:sz w:val="22"/>
          <w:szCs w:val="22"/>
        </w:rPr>
        <w:t xml:space="preserve"> </w:t>
      </w:r>
      <w:r w:rsidR="005B538C" w:rsidRPr="005B538C">
        <w:rPr>
          <w:rFonts w:ascii="Arial" w:eastAsia="Times New Roman" w:hAnsi="Arial" w:cs="Arial"/>
          <w:sz w:val="22"/>
          <w:szCs w:val="22"/>
        </w:rPr>
        <w:t>neuronal responses</w:t>
      </w:r>
      <w:r w:rsidR="003205F3">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[58–61]","plainTextFormattedCitation":"[58–61]","previouslyFormattedCitation":"[58–61]"},"properties":{"noteIndex":0},"schema":"https://github.com/citation-style-language/schema/raw/master/csl-citation.json"}</w:instrText>
      </w:r>
      <w:r w:rsidR="003205F3">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[58–61]</w:t>
      </w:r>
      <w:r w:rsidR="003205F3">
        <w:rPr>
          <w:rFonts w:ascii="Arial" w:eastAsia="Times New Roman" w:hAnsi="Arial" w:cs="Arial"/>
          <w:sz w:val="22"/>
          <w:szCs w:val="22"/>
        </w:rPr>
        <w:fldChar w:fldCharType="end"/>
      </w:r>
      <w:r w:rsidR="005B538C" w:rsidRPr="005B538C">
        <w:rPr>
          <w:rFonts w:ascii="Arial" w:eastAsia="Times New Roman" w:hAnsi="Arial" w:cs="Arial"/>
          <w:sz w:val="22"/>
          <w:szCs w:val="22"/>
        </w:rPr>
        <w:t>.</w:t>
      </w:r>
    </w:p>
    <w:p w14:paraId="0BF835C9" w14:textId="435A92BC" w:rsidR="005B538C" w:rsidRPr="005B538C" w:rsidRDefault="003C75FD" w:rsidP="00B90F51">
      <w:pPr>
        <w:ind w:firstLine="720"/>
        <w:jc w:val="both"/>
        <w:rPr>
          <w:rFonts w:ascii="Arial" w:eastAsia="Times New Roman" w:hAnsi="Arial" w:cs="Arial"/>
          <w:sz w:val="22"/>
          <w:szCs w:val="22"/>
        </w:rPr>
      </w:pPr>
      <w:r>
        <w:rPr>
          <w:rFonts w:ascii="Arial" w:eastAsia="Times New Roman" w:hAnsi="Arial" w:cs="Arial"/>
          <w:sz w:val="22"/>
          <w:szCs w:val="22"/>
        </w:rPr>
        <w:t>While</w:t>
      </w:r>
      <w:r w:rsidR="006344DD">
        <w:rPr>
          <w:rFonts w:ascii="Arial" w:eastAsia="Times New Roman" w:hAnsi="Arial" w:cs="Arial"/>
          <w:sz w:val="22"/>
          <w:szCs w:val="22"/>
        </w:rPr>
        <w:t xml:space="preserve"> this study demonstrates the necessity of auditory cortex for detection in varying-contrast noise, the neuronal mechanisms driving adaptation to contrast remain sparsely explored</w:t>
      </w:r>
      <w:commentRangeStart w:id="72"/>
      <w:r w:rsidR="005B538C" w:rsidRPr="005B538C">
        <w:rPr>
          <w:rFonts w:ascii="Arial" w:eastAsia="Times New Roman" w:hAnsi="Arial" w:cs="Arial"/>
          <w:sz w:val="22"/>
          <w:szCs w:val="22"/>
        </w:rPr>
        <w:t xml:space="preserve">. </w:t>
      </w:r>
      <w:commentRangeEnd w:id="72"/>
      <w:r w:rsidR="00746465">
        <w:rPr>
          <w:rStyle w:val="CommentReference"/>
        </w:rPr>
        <w:commentReference w:id="72"/>
      </w:r>
      <w:r w:rsidR="006344DD">
        <w:rPr>
          <w:rFonts w:ascii="Arial" w:eastAsia="Times New Roman" w:hAnsi="Arial" w:cs="Arial"/>
          <w:sz w:val="22"/>
          <w:szCs w:val="22"/>
        </w:rPr>
        <w:t xml:space="preserve">Additionally, while we observed </w:t>
      </w:r>
      <w:r>
        <w:rPr>
          <w:rFonts w:ascii="Arial" w:eastAsia="Times New Roman" w:hAnsi="Arial" w:cs="Arial"/>
          <w:sz w:val="22"/>
          <w:szCs w:val="22"/>
        </w:rPr>
        <w:t xml:space="preserve">theoretically optimal </w:t>
      </w:r>
      <w:r w:rsidR="006344DD">
        <w:rPr>
          <w:rFonts w:ascii="Arial" w:eastAsia="Times New Roman" w:hAnsi="Arial" w:cs="Arial"/>
          <w:sz w:val="22"/>
          <w:szCs w:val="22"/>
        </w:rPr>
        <w:t>asymmetric adaptation to changes in contrast, the neural circuits driving these temporal asymmetries are unknown. In the current study, w</w:t>
      </w:r>
      <w:r w:rsidR="005B538C" w:rsidRPr="005B538C">
        <w:rPr>
          <w:rFonts w:ascii="Arial" w:eastAsia="Times New Roman" w:hAnsi="Arial" w:cs="Arial"/>
          <w:sz w:val="22"/>
          <w:szCs w:val="22"/>
        </w:rPr>
        <w:t>e have likely recorded from a</w:t>
      </w:r>
      <w:r w:rsidR="006344DD">
        <w:rPr>
          <w:rFonts w:ascii="Arial" w:eastAsia="Times New Roman" w:hAnsi="Arial" w:cs="Arial"/>
          <w:sz w:val="22"/>
          <w:szCs w:val="22"/>
        </w:rPr>
        <w:t xml:space="preserve"> mixed</w:t>
      </w:r>
      <w:r w:rsidR="005B538C" w:rsidRPr="005B538C">
        <w:rPr>
          <w:rFonts w:ascii="Arial" w:eastAsia="Times New Roman" w:hAnsi="Arial" w:cs="Arial"/>
          <w:sz w:val="22"/>
          <w:szCs w:val="22"/>
        </w:rPr>
        <w:t xml:space="preserve"> population of excitatory and inhibitory neurons. Different inhibitory neuronal subtypes exhibit specific roles in adaptation</w:t>
      </w:r>
      <w:r w:rsidR="007B350C">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Adaptation","type":"article-journal","volume":"21"},"uris":["http://www.mendeley.com/documents/?uuid=0b2875f4-0d42-3f67-91f6-c0c91148bfc5"]},{"id":"ITEM-3","itemData":{"DOI":"10.1523/JNEUROSCI.0686-20.2020","ISSN":"15292401","PMID":"33097639","abstract":"Cortical responses to sensory stimuli are strongly modulated by temporal context. One of the best studied examples of such modulation is sensory adaptation. We first show that in response to repeated tones pyramidal (Pyr) neurons in male mouse auditory cortex (A1) exhibit facilitating and stable responses, in addition to adapting responses. To examine the potential mechanisms underlying these distinct temporal profiles, we developed a reduced spiking model of sensory cortical circuits that incorporated the signature short-term synaptic plasticity (STP) profiles of the inhibitory parvalbumin (PV) and somatostatin (SST) interneurons. The model accounted for all three temporal response profiles as the result of dynamic changes in excitatory/inhibitory balance produced by STP, primarily through shifts in the relative latency of Pyr and inhibitory neurons. Transition between the three response profiles was possible by changing the strength of the inhibitory PVfiPyr and SSTfiPyr synapses. The model predicted that a unit’s latency would be related to its temporal profile. Consistent with this prediction, the latency of stable units was significantly shorter than that of adapting and facilitating units. Furthermore, because of the history-dependence of STP the model generated a paradoxical prediction: that inactivation of inhibitory neurons during one tone would decrease the response of A1 neurons to a subsequent tone. Indeed, we observed that optogenetic inactivation of PV neurons during one tone counterintuitively decreased the spiking of Pyr neurons to a subsequent tone 400 ms later. These results provide evidence that STP is critical to temporal context-dependent responses in the sensory cortex.","author":[{"dropping-particle":"","family":"Seay","given":"Michael J.","non-dropping-particle":"","parse-names":false,"suffix":""},{"dropping-particle":"","family":"Natan","given":"Ryan G.","non-dropping-particle":"","parse-names":false,"suffix":""},{"dropping-particle":"","family":"Geffen","given":"Maria N.","non-dropping-particle":"","parse-names":false,"suffix":""},{"dropping-particle":"V.","family":"Buonomano","given":"Dean","non-dropping-particle":"","parse-names":false,"suffix":""}],"container-title":"Journal of Neuroscience","id":"ITEM-3","issue":"48","issued":{"date-parts":[["2020","11","25"]]},"page":"9224-9235","publisher":"Society for Neuroscience","title":"Differential short-term plasticity of PV and SST neurons accounts for adaptation and facilitation of cortical neurons to auditory tones","type":"article-journal","volume":"40"},"uris":["http://www.mendeley.com/documents/?uuid=359666f1-d522-3639-a0cf-8d7888438e7a"]},{"id":"ITEM-4","itemData":{"DOI":"10.1038/s41583-019-0253-y","ISSN":"14710048","PMID":"31911627","abstract":"Cortical gain regulation allows neurons to respond adaptively to changing inputs. Neural gain is modulated by internal and external influences, including attentional and arousal states, motor activity and neuromodulatory input. These influences converge to a common set of mechanisms for gain modulation, including GABAergic inhibition, synaptically driven fluctuations in membrane potential, changes in cellular conductance and changes in other biophysical neural properties. Recent work has identified GABAergic interneurons as targets of neuromodulatory input and mediators of state-dependent gain modulation. Here, we review the engagement and effects of gain modulation in the cortex. We highlight key recent findings that link phenomenological observations of gain modulation to underlying cellular and circuit-level mechanisms. Finally, we place these cellular and circuit interactions in the larger context of their impact on perception and cognition.","author":[{"dropping-particle":"","family":"Ferguson","given":"Katie A.","non-dropping-particle":"","parse-names":false,"suffix":""},{"dropping-particle":"","family":"Cardin","given":"Jessica A.","non-dropping-particle":"","parse-names":false,"suffix":""}],"container-title":"Nature Reviews Neuroscience","id":"ITEM-4","issue":"2","issued":{"date-parts":[["2020","2","1"]]},"page":"80-92","publisher":"Nature Research","title":"Mechanisms underlying gain modulation in the cortex","type":"article","volume":"21"},"uris":["http://www.mendeley.com/documents/?uuid=d393d302-3e30-4821-81a6-f07b4072aba6"]}],"mendeley":{"formattedCitation":"[62–65]","plainTextFormattedCitation":"[62–65]","previouslyFormattedCitation":"[62–65]"},"properties":{"noteIndex":0},"schema":"https://github.com/citation-style-language/schema/raw/master/csl-citation.json"}</w:instrText>
      </w:r>
      <w:r w:rsidR="007B350C">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[62–65]</w:t>
      </w:r>
      <w:r w:rsidR="007B350C">
        <w:rPr>
          <w:rFonts w:ascii="Arial" w:eastAsia="Times New Roman" w:hAnsi="Arial" w:cs="Arial"/>
          <w:sz w:val="22"/>
          <w:szCs w:val="22"/>
        </w:rPr>
        <w:fldChar w:fldCharType="end"/>
      </w:r>
      <w:r w:rsidR="005B538C" w:rsidRPr="005B538C">
        <w:rPr>
          <w:rFonts w:ascii="Arial" w:eastAsia="Times New Roman" w:hAnsi="Arial" w:cs="Arial"/>
          <w:sz w:val="22"/>
          <w:szCs w:val="22"/>
        </w:rPr>
        <w:t>.</w:t>
      </w:r>
      <w:r w:rsidR="006344DD">
        <w:rPr>
          <w:rFonts w:ascii="Arial" w:eastAsia="Times New Roman" w:hAnsi="Arial" w:cs="Arial"/>
          <w:sz w:val="22"/>
          <w:szCs w:val="22"/>
        </w:rPr>
        <w:t xml:space="preserve"> It is also thought</w:t>
      </w:r>
      <w:r w:rsidR="005B538C" w:rsidRPr="005B538C">
        <w:rPr>
          <w:rFonts w:ascii="Arial" w:eastAsia="Times New Roman" w:hAnsi="Arial" w:cs="Arial"/>
          <w:sz w:val="22"/>
          <w:szCs w:val="22"/>
        </w:rPr>
        <w:t xml:space="preserve"> </w:t>
      </w:r>
      <w:r w:rsidR="006344DD">
        <w:rPr>
          <w:rFonts w:ascii="Arial" w:eastAsia="Times New Roman" w:hAnsi="Arial" w:cs="Arial"/>
          <w:sz w:val="22"/>
          <w:szCs w:val="22"/>
        </w:rPr>
        <w:t>that</w:t>
      </w:r>
      <w:r w:rsidR="005B538C" w:rsidRPr="005B538C">
        <w:rPr>
          <w:rFonts w:ascii="Arial" w:eastAsia="Times New Roman" w:hAnsi="Arial" w:cs="Arial"/>
          <w:sz w:val="22"/>
          <w:szCs w:val="22"/>
        </w:rPr>
        <w:t xml:space="preserve"> specific inhibitory neuronal subtypes facilitate </w:t>
      </w:r>
      <w:r w:rsidR="007B350C">
        <w:rPr>
          <w:rFonts w:ascii="Arial" w:eastAsia="Times New Roman" w:hAnsi="Arial" w:cs="Arial"/>
          <w:sz w:val="22"/>
          <w:szCs w:val="22"/>
        </w:rPr>
        <w:t>divisive (</w:t>
      </w:r>
      <w:r w:rsidR="00E13397">
        <w:rPr>
          <w:rFonts w:ascii="Arial" w:eastAsia="Times New Roman" w:hAnsi="Arial" w:cs="Arial"/>
          <w:sz w:val="22"/>
          <w:szCs w:val="22"/>
        </w:rPr>
        <w:t>gain</w:t>
      </w:r>
      <w:r w:rsidR="007B350C">
        <w:rPr>
          <w:rFonts w:ascii="Arial" w:eastAsia="Times New Roman" w:hAnsi="Arial" w:cs="Arial"/>
          <w:sz w:val="22"/>
          <w:szCs w:val="22"/>
        </w:rPr>
        <w:t>) or subtractive</w:t>
      </w:r>
      <w:r w:rsidR="00E13397">
        <w:rPr>
          <w:rFonts w:ascii="Arial" w:eastAsia="Times New Roman" w:hAnsi="Arial" w:cs="Arial"/>
          <w:sz w:val="22"/>
          <w:szCs w:val="22"/>
        </w:rPr>
        <w:t xml:space="preserve"> control</w:t>
      </w:r>
      <w:r w:rsidR="007B350C">
        <w:rPr>
          <w:rFonts w:ascii="Arial" w:eastAsia="Times New Roman" w:hAnsi="Arial" w:cs="Arial"/>
          <w:sz w:val="22"/>
          <w:szCs w:val="22"/>
        </w:rPr>
        <w:t xml:space="preserve"> of excitatory responses</w:t>
      </w:r>
      <w:r w:rsidR="005B538C" w:rsidRPr="005B538C">
        <w:rPr>
          <w:rFonts w:ascii="Arial" w:eastAsia="Times New Roman" w:hAnsi="Arial" w:cs="Arial"/>
          <w:sz w:val="22"/>
          <w:szCs w:val="22"/>
        </w:rPr>
        <w:t xml:space="preserve"> in</w:t>
      </w:r>
      <w:r w:rsidR="006344DD">
        <w:rPr>
          <w:rFonts w:ascii="Arial" w:eastAsia="Times New Roman" w:hAnsi="Arial" w:cs="Arial"/>
          <w:sz w:val="22"/>
          <w:szCs w:val="22"/>
        </w:rPr>
        <w:t xml:space="preserve"> visual</w:t>
      </w:r>
      <w:r w:rsidR="00390749">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[66,67]","plainTextFormattedCitation":"[66,67]","previouslyFormattedCitation":"[66,67]"},"properties":{"noteIndex":0},"schema":"https://github.com/citation-style-language/schema/raw/master/csl-citation.json"}</w:instrText>
      </w:r>
      <w:r w:rsidR="00390749">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[66,67]</w:t>
      </w:r>
      <w:r w:rsidR="00390749">
        <w:rPr>
          <w:rFonts w:ascii="Arial" w:eastAsia="Times New Roman" w:hAnsi="Arial" w:cs="Arial"/>
          <w:sz w:val="22"/>
          <w:szCs w:val="22"/>
        </w:rPr>
        <w:fldChar w:fldCharType="end"/>
      </w:r>
      <w:r w:rsidR="006344DD">
        <w:rPr>
          <w:rFonts w:ascii="Arial" w:eastAsia="Times New Roman" w:hAnsi="Arial" w:cs="Arial"/>
          <w:sz w:val="22"/>
          <w:szCs w:val="22"/>
        </w:rPr>
        <w:t xml:space="preserve"> and</w:t>
      </w:r>
      <w:r w:rsidR="005B538C" w:rsidRPr="005B538C">
        <w:rPr>
          <w:rFonts w:ascii="Arial" w:eastAsia="Times New Roman" w:hAnsi="Arial" w:cs="Arial"/>
          <w:sz w:val="22"/>
          <w:szCs w:val="22"/>
        </w:rPr>
        <w:t xml:space="preserve"> auditory cortex</w:t>
      </w:r>
      <w:r w:rsidR="00353080">
        <w:rPr>
          <w:rFonts w:ascii="Arial" w:eastAsia="Times New Roman" w:hAnsi="Arial" w:cs="Arial"/>
          <w:sz w:val="22"/>
          <w:szCs w:val="22"/>
        </w:rPr>
        <w:fldChar w:fldCharType="begin" w:fldLock="1"/>
      </w:r>
      <w:r w:rsidR="002420F7">
        <w:rPr>
          <w:rFonts w:ascii="Arial" w:eastAsia="Times New Roman"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-2","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R","non-dropping-particle":"","parse-names":false,"suffix":""}],"container-title":"Neuron","id":"ITEM-2","issue":"6","issued":{"date-parts":[["2015"]]},"page":"1181-1192","publisher":"Elsevier Inc.","title":"Inhibitory Actions Unified by Network Integration","type":"article-journal","volume":"87"},"uris":["http://www.mendeley.com/documents/?uuid=2ce950b2-1e22-4545-ada4-29d1dbfda653"]},{"id":"ITEM-3","itemData":{"DOI":"10.7554/eLife.18383","ISSN":"2050-084X","PMID":"27719761","abstract":"Bidirectional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R","non-dropping-particle":"","parse-names":false,"suffix":""}],"container-title":"eLife","id":"ITEM-3","issued":{"date-parts":[["2016","10","10"]]},"page":"e18383","publisher":"eLife Sciences Publications Limited","title":"Asymmetric effects of activating and inactivating cortical interneurons","type":"article-journal","volume":"5"},"uris":["http://www.mendeley.com/documents/?uuid=11fc6b94-7e60-4bdd-aa87-92afc30a7bb2"]}],"mendeley":{"formattedCitation":"[18,68,69]","plainTextFormattedCitation":"[18,68,69]","previouslyFormattedCitation":"[18,68,69]"},"properties":{"noteIndex":0},"schema":"https://github.com/citation-style-language/schema/raw/master/csl-citation.json"}</w:instrText>
      </w:r>
      <w:r w:rsidR="00353080">
        <w:rPr>
          <w:rFonts w:ascii="Arial" w:eastAsia="Times New Roman" w:hAnsi="Arial" w:cs="Arial"/>
          <w:sz w:val="22"/>
          <w:szCs w:val="22"/>
        </w:rPr>
        <w:fldChar w:fldCharType="separate"/>
      </w:r>
      <w:r w:rsidR="00996654" w:rsidRPr="00996654">
        <w:rPr>
          <w:rFonts w:ascii="Arial" w:eastAsia="Times New Roman" w:hAnsi="Arial" w:cs="Arial"/>
          <w:noProof/>
          <w:sz w:val="22"/>
          <w:szCs w:val="22"/>
        </w:rPr>
        <w:t>[18,68,69]</w:t>
      </w:r>
      <w:r w:rsidR="00353080">
        <w:rPr>
          <w:rFonts w:ascii="Arial" w:eastAsia="Times New Roman" w:hAnsi="Arial" w:cs="Arial"/>
          <w:sz w:val="22"/>
          <w:szCs w:val="22"/>
        </w:rPr>
        <w:fldChar w:fldCharType="end"/>
      </w:r>
      <w:r w:rsidR="00390749">
        <w:rPr>
          <w:rFonts w:ascii="Arial" w:eastAsia="Times New Roman" w:hAnsi="Arial" w:cs="Arial"/>
          <w:sz w:val="22"/>
          <w:szCs w:val="22"/>
        </w:rPr>
        <w:t xml:space="preserve">, </w:t>
      </w:r>
      <w:r w:rsidR="005B538C" w:rsidRPr="005B538C">
        <w:rPr>
          <w:rFonts w:ascii="Arial" w:eastAsia="Times New Roman" w:hAnsi="Arial" w:cs="Arial"/>
          <w:sz w:val="22"/>
          <w:szCs w:val="22"/>
        </w:rPr>
        <w:t>whereas other</w:t>
      </w:r>
      <w:r w:rsidR="00746465">
        <w:rPr>
          <w:rFonts w:ascii="Arial" w:eastAsia="Times New Roman" w:hAnsi="Arial" w:cs="Arial"/>
          <w:sz w:val="22"/>
          <w:szCs w:val="22"/>
        </w:rPr>
        <w:t>s</w:t>
      </w:r>
      <w:r w:rsidR="005B538C" w:rsidRPr="005B538C">
        <w:rPr>
          <w:rFonts w:ascii="Arial" w:eastAsia="Times New Roman" w:hAnsi="Arial" w:cs="Arial"/>
          <w:sz w:val="22"/>
          <w:szCs w:val="22"/>
        </w:rPr>
        <w:t xml:space="preserve"> contribute to target detection and behavioral choice</w:t>
      </w:r>
      <w:r w:rsidR="006344DD">
        <w:rPr>
          <w:rFonts w:ascii="Arial" w:eastAsia="Times New Roman" w:hAnsi="Arial" w:cs="Arial"/>
          <w:sz w:val="22"/>
          <w:szCs w:val="22"/>
        </w:rPr>
        <w:t>(</w:t>
      </w:r>
      <w:r w:rsidR="006344DD" w:rsidRPr="00C72113">
        <w:rPr>
          <w:rFonts w:ascii="Arial" w:eastAsia="Times New Roman" w:hAnsi="Arial" w:cs="Arial"/>
          <w:b/>
          <w:bCs/>
          <w:sz w:val="22"/>
          <w:szCs w:val="22"/>
        </w:rPr>
        <w:t>CITE</w:t>
      </w:r>
      <w:r w:rsidR="006344DD">
        <w:rPr>
          <w:rFonts w:ascii="Arial" w:eastAsia="Times New Roman" w:hAnsi="Arial" w:cs="Arial"/>
          <w:sz w:val="22"/>
          <w:szCs w:val="22"/>
        </w:rPr>
        <w:t>)</w:t>
      </w:r>
      <w:r w:rsidR="005B538C" w:rsidRPr="005B538C">
        <w:rPr>
          <w:rFonts w:ascii="Arial" w:eastAsia="Times New Roman" w:hAnsi="Arial" w:cs="Arial"/>
          <w:sz w:val="22"/>
          <w:szCs w:val="22"/>
        </w:rPr>
        <w:t xml:space="preserve">. </w:t>
      </w:r>
      <w:r w:rsidR="006344DD">
        <w:rPr>
          <w:rFonts w:ascii="Arial" w:eastAsia="Times New Roman" w:hAnsi="Arial" w:cs="Arial"/>
          <w:sz w:val="22"/>
          <w:szCs w:val="22"/>
        </w:rPr>
        <w:t>Through the use of modelling techniques, behavior, and cell-specific neuronal manipulation and recording methods, t</w:t>
      </w:r>
      <w:r w:rsidR="006344DD" w:rsidRPr="005B538C">
        <w:rPr>
          <w:rFonts w:ascii="Arial" w:eastAsia="Times New Roman" w:hAnsi="Arial" w:cs="Arial"/>
          <w:sz w:val="22"/>
          <w:szCs w:val="22"/>
        </w:rPr>
        <w:t xml:space="preserve">hese </w:t>
      </w:r>
      <w:r>
        <w:rPr>
          <w:rFonts w:ascii="Arial" w:eastAsia="Times New Roman" w:hAnsi="Arial" w:cs="Arial"/>
          <w:sz w:val="22"/>
          <w:szCs w:val="22"/>
        </w:rPr>
        <w:t>unresolved questions</w:t>
      </w:r>
      <w:r w:rsidR="005B538C" w:rsidRPr="005B538C">
        <w:rPr>
          <w:rFonts w:ascii="Arial" w:eastAsia="Times New Roman" w:hAnsi="Arial" w:cs="Arial"/>
          <w:sz w:val="22"/>
          <w:szCs w:val="22"/>
        </w:rPr>
        <w:t xml:space="preserve"> </w:t>
      </w:r>
      <w:r w:rsidR="00350418">
        <w:rPr>
          <w:rFonts w:ascii="Arial" w:eastAsia="Times New Roman" w:hAnsi="Arial" w:cs="Arial"/>
          <w:sz w:val="22"/>
          <w:szCs w:val="22"/>
        </w:rPr>
        <w:t>provide many future avenues to study the relationship between neural circuits and behavior</w:t>
      </w:r>
      <w:r w:rsidR="005B538C" w:rsidRPr="005B538C">
        <w:rPr>
          <w:rFonts w:ascii="Arial" w:eastAsia="Times New Roman" w:hAnsi="Arial" w:cs="Arial"/>
          <w:sz w:val="22"/>
          <w:szCs w:val="22"/>
        </w:rPr>
        <w:t>.</w:t>
      </w:r>
    </w:p>
    <w:p w14:paraId="0B68377E" w14:textId="77777777" w:rsidR="00435193" w:rsidRDefault="00435193"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8258C47" w14:textId="77777777" w:rsidR="00A9352F" w:rsidRDefault="00143746" w:rsidP="000A7884">
      <w:pPr>
        <w:jc w:val="center"/>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79945CD2" wp14:editId="4BB9EA8F">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p>
    <w:p w14:paraId="13835FC7" w14:textId="77777777" w:rsidR="00435193" w:rsidRPr="000A7884" w:rsidRDefault="00435193" w:rsidP="000A7884">
      <w:pPr>
        <w:jc w:val="both"/>
        <w:rPr>
          <w:rFonts w:ascii="Arial" w:eastAsia="Times New Roman" w:hAnsi="Arial" w:cs="Arial"/>
          <w:b/>
          <w:bCs/>
          <w:color w:val="000000"/>
          <w:sz w:val="20"/>
          <w:szCs w:val="20"/>
        </w:rPr>
      </w:pPr>
      <w:r w:rsidRPr="000A7884">
        <w:rPr>
          <w:rFonts w:ascii="Arial" w:eastAsia="Times New Roman" w:hAnsi="Arial" w:cs="Arial"/>
          <w:b/>
          <w:bCs/>
          <w:color w:val="000000"/>
          <w:sz w:val="20"/>
          <w:szCs w:val="20"/>
        </w:rPr>
        <w:t>Figure 5.</w:t>
      </w:r>
    </w:p>
    <w:p w14:paraId="31FE22EB" w14:textId="77777777" w:rsidR="000A7884" w:rsidRPr="000A7884" w:rsidRDefault="000A7884" w:rsidP="000A7884">
      <w:pPr>
        <w:jc w:val="both"/>
        <w:rPr>
          <w:rFonts w:ascii="Arial" w:eastAsia="Times New Roman" w:hAnsi="Arial" w:cs="Arial"/>
          <w:color w:val="000000"/>
          <w:sz w:val="20"/>
          <w:szCs w:val="20"/>
        </w:rPr>
      </w:pPr>
    </w:p>
    <w:p w14:paraId="7D8E721A" w14:textId="3B6C654E" w:rsidR="00435193"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r w:rsidR="00AB3F90">
        <w:rPr>
          <w:rFonts w:ascii="Arial" w:eastAsia="Times New Roman" w:hAnsi="Arial" w:cs="Arial"/>
          <w:color w:val="000000"/>
          <w:sz w:val="20"/>
          <w:szCs w:val="20"/>
        </w:rPr>
        <w:t xml:space="preserve"> of a </w:t>
      </w:r>
      <w:r w:rsidRPr="000A7884">
        <w:rPr>
          <w:rFonts w:ascii="Arial" w:eastAsia="Times New Roman" w:hAnsi="Arial" w:cs="Arial"/>
          <w:color w:val="000000"/>
          <w:sz w:val="20"/>
          <w:szCs w:val="20"/>
        </w:rPr>
        <w:t>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p>
    <w:p w14:paraId="5CBC3C64" w14:textId="77777777" w:rsidR="00143746"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w:t>
      </w:r>
      <w:r w:rsidR="00143746" w:rsidRPr="000A7884">
        <w:rPr>
          <w:rFonts w:ascii="Arial" w:eastAsia="Times New Roman" w:hAnsi="Arial" w:cs="Arial"/>
          <w:color w:val="000000"/>
          <w:sz w:val="20"/>
          <w:szCs w:val="20"/>
        </w:rPr>
        <w:t>is a PSTH of the observed spiking, binned every 25ms (black trace). The colored traces are the model predictions in each contrast (red trace uses the red nonlinearity in d), blue trace uses the blue nonlinearity in d)).</w:t>
      </w:r>
    </w:p>
    <w:p w14:paraId="3C65A65D"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22AC160E"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3ED6C983" w14:textId="77777777" w:rsidR="000A7884"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w:t>
      </w:r>
      <w:r w:rsidR="000A7884" w:rsidRPr="000A7884">
        <w:rPr>
          <w:rFonts w:ascii="Arial" w:eastAsia="Times New Roman" w:hAnsi="Arial" w:cs="Arial"/>
          <w:color w:val="000000"/>
          <w:sz w:val="20"/>
          <w:szCs w:val="20"/>
        </w:rPr>
        <w:t>. Dashed vertical lines indicate the median of each distributions.</w:t>
      </w:r>
    </w:p>
    <w:p w14:paraId="50FD89CB" w14:textId="77777777" w:rsidR="000A7884" w:rsidRPr="000A7884" w:rsidRDefault="000A7884"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t>
      </w:r>
    </w:p>
    <w:p w14:paraId="299C1D78" w14:textId="77777777" w:rsidR="00435193" w:rsidRPr="00435193" w:rsidRDefault="000A7884" w:rsidP="000A7884">
      <w:pPr>
        <w:pStyle w:val="ListParagraph"/>
        <w:numPr>
          <w:ilvl w:val="0"/>
          <w:numId w:val="8"/>
        </w:numPr>
        <w:ind w:left="360"/>
        <w:jc w:val="both"/>
        <w:rPr>
          <w:rFonts w:ascii="Arial" w:eastAsia="Times New Roman" w:hAnsi="Arial" w:cs="Arial"/>
          <w:b/>
          <w:bCs/>
          <w:color w:val="000000"/>
          <w:sz w:val="22"/>
          <w:szCs w:val="22"/>
        </w:rPr>
      </w:pPr>
      <w:r w:rsidRPr="000A7884">
        <w:rPr>
          <w:rFonts w:ascii="Arial" w:eastAsia="Times New Roman" w:hAnsi="Arial" w:cs="Arial"/>
          <w:color w:val="000000"/>
          <w:sz w:val="20"/>
          <w:szCs w:val="20"/>
        </w:rPr>
        <w:t>Relationship between gain and behavioral slope. Appearance as in f).</w:t>
      </w:r>
      <w:r w:rsidR="00435193" w:rsidRPr="00435193">
        <w:rPr>
          <w:rFonts w:ascii="Arial" w:eastAsia="Times New Roman" w:hAnsi="Arial" w:cs="Arial"/>
          <w:b/>
          <w:bCs/>
          <w:color w:val="000000"/>
          <w:sz w:val="22"/>
          <w:szCs w:val="22"/>
        </w:rPr>
        <w:br w:type="page"/>
      </w:r>
    </w:p>
    <w:p w14:paraId="65234D92" w14:textId="77777777" w:rsidR="00C70DC0" w:rsidRPr="003A75F6" w:rsidRDefault="00C70DC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Methods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3A75F6" w:rsidRPr="00C72113">
        <w:rPr>
          <w:rFonts w:ascii="Arial" w:hAnsi="Arial" w:cs="Arial"/>
          <w:b/>
          <w:bCs/>
          <w:sz w:val="22"/>
          <w:szCs w:val="22"/>
        </w:rPr>
        <w:t>DOSE</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w:t>
      </w:r>
      <w:r w:rsidR="003A75F6">
        <w:rPr>
          <w:rFonts w:ascii="Arial" w:hAnsi="Arial" w:cs="Arial"/>
          <w:sz w:val="22"/>
          <w:szCs w:val="22"/>
        </w:rPr>
        <w:t>or sterile silicone lubricant (</w:t>
      </w:r>
      <w:r w:rsidR="003A75F6" w:rsidRPr="00C72113">
        <w:rPr>
          <w:rFonts w:ascii="Arial" w:hAnsi="Arial" w:cs="Arial"/>
          <w:b/>
          <w:bCs/>
          <w:sz w:val="22"/>
          <w:szCs w:val="22"/>
        </w:rPr>
        <w:t>CITE</w:t>
      </w:r>
      <w:r w:rsidR="003A75F6">
        <w:rPr>
          <w:rFonts w:ascii="Arial" w:hAnsi="Arial" w:cs="Arial"/>
          <w:sz w:val="22"/>
          <w:szCs w:val="22"/>
        </w:rPr>
        <w:t xml:space="preserv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xml:space="preserve">) and analgesic (Meloxicam, </w:t>
      </w:r>
      <w:r w:rsidRPr="00C72113">
        <w:rPr>
          <w:rFonts w:ascii="Arial" w:hAnsi="Arial" w:cs="Arial"/>
          <w:b/>
          <w:bCs/>
          <w:sz w:val="22"/>
          <w:szCs w:val="22"/>
        </w:rPr>
        <w:t>DOSE</w:t>
      </w:r>
      <w:r w:rsidRPr="003A75F6">
        <w:rPr>
          <w:rFonts w:ascii="Arial" w:hAnsi="Arial" w:cs="Arial"/>
          <w:sz w:val="22"/>
          <w:szCs w:val="22"/>
        </w:rPr>
        <w:t>)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6B5D4E32"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2420F7">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[70]","plainTextFormattedCitation":"[70]","previouslyFormattedCitation":"[70]"},"properties":{"noteIndex":0},"schema":"https://github.com/citation-style-language/schema/raw/master/csl-citation.json"}</w:instrText>
      </w:r>
      <w:r w:rsidR="002420F7">
        <w:rPr>
          <w:rFonts w:ascii="Arial" w:hAnsi="Arial" w:cs="Arial"/>
          <w:sz w:val="22"/>
          <w:szCs w:val="22"/>
        </w:rPr>
        <w:fldChar w:fldCharType="separate"/>
      </w:r>
      <w:r w:rsidR="002420F7" w:rsidRPr="002420F7">
        <w:rPr>
          <w:rFonts w:ascii="Arial" w:hAnsi="Arial" w:cs="Arial"/>
          <w:noProof/>
          <w:sz w:val="22"/>
          <w:szCs w:val="22"/>
        </w:rPr>
        <w:t>[70]</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3162969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D24F86">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D24F86">
        <w:rPr>
          <w:rFonts w:ascii="Cambria Math" w:hAnsi="Cambria Math" w:cs="Cambria Math"/>
          <w:sz w:val="22"/>
          <w:szCs w:val="22"/>
        </w:rPr>
        <w:instrText>∼</w:instrText>
      </w:r>
      <w:r w:rsidR="00D24F86">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[71]","plainTextFormattedCitation":"[71]","previouslyFormattedCitation":"[71]"},"properties":{"noteIndex":0},"schema":"https://github.com/citation-style-language/schema/raw/master/csl-citation.json"}</w:instrText>
      </w:r>
      <w:r w:rsidR="00950B58">
        <w:rPr>
          <w:rFonts w:ascii="Arial" w:hAnsi="Arial" w:cs="Arial"/>
          <w:sz w:val="22"/>
          <w:szCs w:val="22"/>
        </w:rPr>
        <w:fldChar w:fldCharType="separate"/>
      </w:r>
      <w:r w:rsidR="00950B58" w:rsidRPr="00950B58">
        <w:rPr>
          <w:rFonts w:ascii="Arial" w:hAnsi="Arial" w:cs="Arial"/>
          <w:noProof/>
          <w:sz w:val="22"/>
          <w:szCs w:val="22"/>
        </w:rPr>
        <w:t>[71]</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D24F86">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[72,73]","plainTextFormattedCitation":"[72,73]","previouslyFormattedCitation":"[72,73]"},"properties":{"noteIndex":0},"schema":"https://github.com/citation-style-language/schema/raw/master/csl-citation.json"}</w:instrText>
      </w:r>
      <w:r w:rsidR="002420F7">
        <w:rPr>
          <w:rFonts w:ascii="Arial" w:hAnsi="Arial" w:cs="Arial"/>
          <w:b/>
          <w:bCs/>
          <w:sz w:val="22"/>
          <w:szCs w:val="22"/>
        </w:rPr>
        <w:fldChar w:fldCharType="separate"/>
      </w:r>
      <w:r w:rsidR="00950B58" w:rsidRPr="00950B58">
        <w:rPr>
          <w:rFonts w:ascii="Arial" w:hAnsi="Arial" w:cs="Arial"/>
          <w:bCs/>
          <w:noProof/>
          <w:sz w:val="22"/>
          <w:szCs w:val="22"/>
        </w:rPr>
        <w:t>[72,73]</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2F17AB9A"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950B58">
        <w:rPr>
          <w:rFonts w:ascii="Arial" w:hAnsi="Arial" w:cs="Arial"/>
          <w:b/>
          <w:bCs/>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[14,17,24]","plainTextFormattedCitation":"[14,17,24]","previouslyFormattedCitation":"[14,17,24]"},"properties":{"noteIndex":0},"schema":"https://github.com/citation-style-language/schema/raw/master/csl-citation.json"}</w:instrText>
      </w:r>
      <w:r w:rsidR="002420F7">
        <w:rPr>
          <w:rFonts w:ascii="Arial" w:hAnsi="Arial" w:cs="Arial"/>
          <w:b/>
          <w:bCs/>
          <w:sz w:val="22"/>
          <w:szCs w:val="22"/>
        </w:rPr>
        <w:fldChar w:fldCharType="separate"/>
      </w:r>
      <w:r w:rsidR="002420F7" w:rsidRPr="002420F7">
        <w:rPr>
          <w:rFonts w:ascii="Arial" w:hAnsi="Arial" w:cs="Arial"/>
          <w:bCs/>
          <w:noProof/>
          <w:sz w:val="22"/>
          <w:szCs w:val="22"/>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42F9F4ED" w:rsidR="00350418" w:rsidRDefault="008949ED" w:rsidP="00350418">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0C2D5F85" w14:textId="798212FB" w:rsidR="008062EA" w:rsidRDefault="008062EA" w:rsidP="00350418">
      <w:pPr>
        <w:ind w:firstLine="360"/>
        <w:jc w:val="both"/>
        <w:rPr>
          <w:rFonts w:ascii="Arial" w:hAnsi="Arial" w:cs="Arial"/>
          <w:sz w:val="22"/>
          <w:szCs w:val="22"/>
        </w:rPr>
      </w:pPr>
    </w:p>
    <w:p w14:paraId="56CB5092" w14:textId="77777777" w:rsidR="008062EA" w:rsidRPr="004E703E" w:rsidRDefault="008062EA" w:rsidP="008062EA">
      <w:pPr>
        <w:jc w:val="both"/>
        <w:rPr>
          <w:rFonts w:ascii="Arial" w:hAnsi="Arial" w:cs="Arial"/>
          <w:b/>
          <w:bCs/>
          <w:i/>
          <w:iCs/>
          <w:sz w:val="22"/>
          <w:szCs w:val="22"/>
        </w:rPr>
      </w:pPr>
      <w:r w:rsidRPr="004E703E">
        <w:rPr>
          <w:rFonts w:ascii="Arial" w:hAnsi="Arial" w:cs="Arial"/>
          <w:b/>
          <w:bCs/>
          <w:i/>
          <w:iCs/>
          <w:sz w:val="22"/>
          <w:szCs w:val="22"/>
        </w:rPr>
        <w:t>Normative Model</w:t>
      </w:r>
    </w:p>
    <w:p w14:paraId="0E1F103D" w14:textId="77777777" w:rsidR="008062EA" w:rsidRPr="00350418" w:rsidRDefault="008062EA" w:rsidP="00350418">
      <w:pPr>
        <w:ind w:firstLine="360"/>
        <w:jc w:val="both"/>
        <w:rPr>
          <w:rFonts w:ascii="Arial" w:hAnsi="Arial" w:cs="Arial"/>
          <w:sz w:val="22"/>
          <w:szCs w:val="22"/>
        </w:rPr>
      </w:pPr>
    </w:p>
    <w:p w14:paraId="401C7569" w14:textId="77777777" w:rsidR="008949ED" w:rsidRPr="003A75F6" w:rsidRDefault="008949ED" w:rsidP="000A7884">
      <w:pPr>
        <w:ind w:firstLine="360"/>
        <w:jc w:val="both"/>
        <w:rPr>
          <w:rFonts w:ascii="Arial" w:hAnsi="Arial" w:cs="Arial"/>
          <w:sz w:val="22"/>
          <w:szCs w:val="22"/>
        </w:rPr>
      </w:pPr>
    </w:p>
    <w:p w14:paraId="1129EB1C" w14:textId="1E8F288F" w:rsidR="008062EA"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00950B58">
        <w:rPr>
          <w:rFonts w:ascii="Arial" w:hAnsi="Arial" w:cs="Arial"/>
          <w:sz w:val="22"/>
          <w:szCs w:val="22"/>
        </w:rPr>
        <w:fldChar w:fldCharType="begin" w:fldLock="1"/>
      </w:r>
      <w:r w:rsidR="00D24F86">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D24F86">
        <w:rPr>
          <w:rFonts w:ascii="Cambria Math" w:hAnsi="Cambria Math" w:cs="Cambria Math"/>
          <w:sz w:val="22"/>
          <w:szCs w:val="22"/>
        </w:rPr>
        <w:instrText>∼</w:instrText>
      </w:r>
      <w:r w:rsidR="00D24F86">
        <w:rPr>
          <w:rFonts w:ascii="Arial" w:hAnsi="Arial" w:cs="Arial"/>
          <w:sz w:val="22"/>
          <w:szCs w:val="22"/>
        </w:rPr>
        <w:instrText xml:space="preserve">2 g for mice, bats, tree shrews and similar animals, and a 64 tetrode implant weighing </w:instrText>
      </w:r>
      <w:r w:rsidR="00D24F86">
        <w:rPr>
          <w:rFonts w:ascii="Cambria Math" w:hAnsi="Cambria Math" w:cs="Cambria Math"/>
          <w:sz w:val="22"/>
          <w:szCs w:val="22"/>
        </w:rPr>
        <w:instrText>∼</w:instrText>
      </w:r>
      <w:r w:rsidR="00D24F86">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675d090a-2ced-376a-87d2-87301656b1b1"]}],"mendeley":{"formattedCitation":"[74,75]","plainTextFormattedCitation":"[74,75]","previouslyFormattedCitation":"[74,75]"},"properties":{"noteIndex":0},"schema":"https://github.com/citation-style-language/schema/raw/master/csl-citation.json"}</w:instrText>
      </w:r>
      <w:r w:rsidR="00950B58">
        <w:rPr>
          <w:rFonts w:ascii="Arial" w:hAnsi="Arial" w:cs="Arial"/>
          <w:sz w:val="22"/>
          <w:szCs w:val="22"/>
        </w:rPr>
        <w:fldChar w:fldCharType="separate"/>
      </w:r>
      <w:r w:rsidR="00950B58" w:rsidRPr="00950B58">
        <w:rPr>
          <w:rFonts w:ascii="Arial" w:hAnsi="Arial" w:cs="Arial"/>
          <w:noProof/>
          <w:sz w:val="22"/>
          <w:szCs w:val="22"/>
        </w:rPr>
        <w:t>[74,75]</w:t>
      </w:r>
      <w:r w:rsidR="00950B58">
        <w:rPr>
          <w:rFonts w:ascii="Arial" w:hAnsi="Arial" w:cs="Arial"/>
          <w:sz w:val="22"/>
          <w:szCs w:val="22"/>
        </w:rPr>
        <w:fldChar w:fldCharType="end"/>
      </w:r>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w:t>
      </w:r>
      <w:r w:rsidR="00950B58">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00950B58">
        <w:rPr>
          <w:rFonts w:ascii="Arial" w:hAnsi="Arial" w:cs="Arial"/>
          <w:sz w:val="22"/>
          <w:szCs w:val="22"/>
        </w:rPr>
        <w:fldChar w:fldCharType="begin" w:fldLock="1"/>
      </w:r>
      <w:r w:rsidR="00D24F86">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[76]","plainTextFormattedCitation":"[76]","previouslyFormattedCitation":"[76]"},"properties":{"noteIndex":0},"schema":"https://github.com/citation-style-language/schema/raw/master/csl-citation.json"}</w:instrText>
      </w:r>
      <w:r w:rsidR="00950B58">
        <w:rPr>
          <w:rFonts w:ascii="Arial" w:hAnsi="Arial" w:cs="Arial"/>
          <w:sz w:val="22"/>
          <w:szCs w:val="22"/>
        </w:rPr>
        <w:fldChar w:fldCharType="separate"/>
      </w:r>
      <w:r w:rsidR="00950B58" w:rsidRPr="00950B58">
        <w:rPr>
          <w:rFonts w:ascii="Arial" w:hAnsi="Arial" w:cs="Arial"/>
          <w:noProof/>
          <w:sz w:val="22"/>
          <w:szCs w:val="22"/>
        </w:rPr>
        <w:t>[76]</w:t>
      </w:r>
      <w:r w:rsidR="00950B58">
        <w:rPr>
          <w:rFonts w:ascii="Arial" w:hAnsi="Arial" w:cs="Arial"/>
          <w:sz w:val="22"/>
          <w:szCs w:val="22"/>
        </w:rPr>
        <w:fldChar w:fldCharType="end"/>
      </w:r>
      <w:r w:rsidR="002420F7">
        <w:rPr>
          <w:rFonts w:ascii="Arial" w:hAnsi="Arial" w:cs="Arial"/>
          <w:sz w:val="22"/>
          <w:szCs w:val="22"/>
        </w:rPr>
        <w:t xml:space="preserve"> </w:t>
      </w:r>
      <w:r w:rsidR="00E53D12">
        <w:rPr>
          <w:rFonts w:ascii="Arial" w:hAnsi="Arial" w:cs="Arial"/>
          <w:sz w:val="22"/>
          <w:szCs w:val="22"/>
        </w:rPr>
        <w:t>or KiloSort2</w:t>
      </w:r>
      <w:r w:rsidRPr="003A75F6">
        <w:rPr>
          <w:rFonts w:ascii="Arial" w:hAnsi="Arial" w:cs="Arial"/>
          <w:sz w:val="22"/>
          <w:szCs w:val="22"/>
        </w:rPr>
        <w:t xml:space="preserve"> and the resulting clustering was manually corrected in phy</w:t>
      </w:r>
      <w:r w:rsidR="002420F7">
        <w:rPr>
          <w:rFonts w:ascii="Arial" w:hAnsi="Arial" w:cs="Arial"/>
          <w:sz w:val="22"/>
          <w:szCs w:val="22"/>
        </w:rPr>
        <w:t>2</w:t>
      </w:r>
      <w:r w:rsidRPr="003A75F6">
        <w:rPr>
          <w:rFonts w:ascii="Arial" w:hAnsi="Arial" w:cs="Arial"/>
          <w:sz w:val="22"/>
          <w:szCs w:val="22"/>
        </w:rPr>
        <w:t xml:space="preserv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sidR="00350418">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6AE8DBB4" w14:textId="0155E2C3" w:rsidR="00350418" w:rsidRDefault="00350418" w:rsidP="000A7884">
      <w:pPr>
        <w:jc w:val="both"/>
        <w:rPr>
          <w:rFonts w:ascii="Arial" w:hAnsi="Arial" w:cs="Arial"/>
          <w:sz w:val="22"/>
          <w:szCs w:val="22"/>
        </w:rPr>
      </w:pPr>
    </w:p>
    <w:p w14:paraId="4F08B87B" w14:textId="44E00D17" w:rsidR="00350418" w:rsidRDefault="00350418" w:rsidP="00350418">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DA586F">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[50,77]","plainTextFormattedCitation":"[50,77]","previouslyFormattedCitation":"[50,77]"},"properties":{"noteIndex":0},"schema":"https://github.com/citation-style-language/schema/raw/master/csl-citation.json"}</w:instrText>
      </w:r>
      <w:r w:rsidR="00D24F86">
        <w:rPr>
          <w:rFonts w:ascii="Arial" w:hAnsi="Arial" w:cs="Arial"/>
          <w:sz w:val="22"/>
          <w:szCs w:val="22"/>
        </w:rPr>
        <w:fldChar w:fldCharType="separate"/>
      </w:r>
      <w:r w:rsidR="00D24F86" w:rsidRPr="00D24F86">
        <w:rPr>
          <w:rFonts w:ascii="Arial" w:hAnsi="Arial" w:cs="Arial"/>
          <w:noProof/>
          <w:sz w:val="22"/>
          <w:szCs w:val="22"/>
        </w:rPr>
        <w:t>[50,77]</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995BCB">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[78]","plainTextFormattedCitation":"[78]","previouslyFormattedCitation":"[78]"},"properties":{"noteIndex":0},"schema":"https://github.com/citation-style-language/schema/raw/master/csl-citation.json"}</w:instrText>
      </w:r>
      <w:r w:rsidR="00DA586F">
        <w:rPr>
          <w:rFonts w:ascii="Arial" w:hAnsi="Arial" w:cs="Arial"/>
          <w:sz w:val="22"/>
          <w:szCs w:val="22"/>
        </w:rPr>
        <w:fldChar w:fldCharType="separate"/>
      </w:r>
      <w:r w:rsidR="00DA586F" w:rsidRPr="00DA586F">
        <w:rPr>
          <w:rFonts w:ascii="Arial" w:hAnsi="Arial" w:cs="Arial"/>
          <w:noProof/>
          <w:sz w:val="22"/>
          <w:szCs w:val="22"/>
        </w:rPr>
        <w:t>[78]</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255DCC31" w14:textId="7EBC9CC2" w:rsidR="00D24F86" w:rsidRPr="00DA586F" w:rsidRDefault="00DA586F" w:rsidP="00350418">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r>
            <w:rPr>
              <w:rFonts w:ascii="Cambria Math" w:hAnsi="Cambria Math" w:cs="Arial"/>
              <w:sz w:val="22"/>
              <w:szCs w:val="22"/>
            </w:rPr>
            <m:t>,</m:t>
          </m:r>
        </m:oMath>
      </m:oMathPara>
    </w:p>
    <w:p w14:paraId="4CBC31E7" w14:textId="4235DE9D" w:rsidR="00DA586F" w:rsidRDefault="00DA586F" w:rsidP="00350418">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the inverse z-transform of a standard normal distribution (</w:t>
      </w:r>
      <w:proofErr w:type="spellStart"/>
      <w:r>
        <w:rPr>
          <w:rFonts w:ascii="Arial" w:eastAsiaTheme="minorEastAsia" w:hAnsi="Arial" w:cs="Arial"/>
          <w:sz w:val="22"/>
          <w:szCs w:val="22"/>
        </w:rPr>
        <w:t>normcdf</w:t>
      </w:r>
      <w:proofErr w:type="spellEnd"/>
      <w:r>
        <w:rPr>
          <w:rFonts w:ascii="Arial" w:eastAsiaTheme="minorEastAsia" w:hAnsi="Arial" w:cs="Arial"/>
          <w:sz w:val="22"/>
          <w:szCs w:val="22"/>
        </w:rPr>
        <w:t xml:space="preserve">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(norminv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8062EA">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[79]","plainTextFormattedCitation":"[79]","previouslyFormattedCitation":"[79]"},"properties":{"noteIndex":0},"schema":"https://github.com/citation-style-language/schema/raw/master/csl-citation.json"}</w:instrText>
      </w:r>
      <w:r w:rsidR="00995BCB">
        <w:rPr>
          <w:rFonts w:ascii="Arial" w:eastAsiaTheme="minorEastAsia" w:hAnsi="Arial" w:cs="Arial"/>
          <w:sz w:val="22"/>
          <w:szCs w:val="22"/>
        </w:rPr>
        <w:fldChar w:fldCharType="separate"/>
      </w:r>
      <w:r w:rsidR="00995BCB" w:rsidRPr="00995BCB">
        <w:rPr>
          <w:rFonts w:ascii="Arial" w:eastAsiaTheme="minorEastAsia" w:hAnsi="Arial" w:cs="Arial"/>
          <w:noProof/>
          <w:sz w:val="22"/>
          <w:szCs w:val="22"/>
        </w:rPr>
        <w:t>[79]</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995BC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w:t>
      </w:r>
      <w:r w:rsidR="00995BCB">
        <w:rPr>
          <w:rFonts w:ascii="Arial" w:eastAsiaTheme="minorEastAsia" w:hAnsi="Arial" w:cs="Arial"/>
          <w:sz w:val="22"/>
          <w:szCs w:val="22"/>
        </w:rPr>
        <w:lastRenderedPageBreak/>
        <w:t xml:space="preserve">during target and noise trials, we computed receiver-operating-characteristic curves and took the area under the 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42C364BD" w:rsidR="00696C0D" w:rsidRDefault="00696C0D" w:rsidP="00696C0D">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5CFC8C30" w14:textId="1E4A4305" w:rsidR="00696C0D" w:rsidRPr="00696C0D" w:rsidRDefault="00696C0D" w:rsidP="00696C0D">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r>
                <w:rPr>
                  <w:rFonts w:ascii="Cambria Math" w:eastAsiaTheme="minorEastAsia" w:hAnsi="Cambria Math" w:cs="Arial"/>
                  <w:sz w:val="22"/>
                  <w:szCs w:val="22"/>
                </w:rPr>
                <m:t>,</m:t>
              </m:r>
            </m:den>
          </m:f>
        </m:oMath>
      </m:oMathPara>
    </w:p>
    <w:p w14:paraId="21F9E39F" w14:textId="7C5CFCDD" w:rsidR="00696C0D" w:rsidRDefault="00696C0D" w:rsidP="00696C0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performance</w:t>
      </w:r>
      <w:r>
        <w:rPr>
          <w:rFonts w:ascii="Arial" w:eastAsiaTheme="minorEastAsia" w:hAnsi="Arial" w:cs="Arial"/>
          <w:sz w:val="22"/>
          <w:szCs w:val="22"/>
        </w:rPr>
        <w:t xml:space="preserve">. </w:t>
      </w:r>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α</m:t>
            </m:r>
          </m:num>
          <m:den>
            <m:r>
              <w:rPr>
                <w:rFonts w:ascii="Cambria Math" w:eastAsiaTheme="minorEastAsia" w:hAnsi="Cambria Math" w:cs="Arial"/>
                <w:sz w:val="22"/>
                <w:szCs w:val="22"/>
              </w:rPr>
              <m:t>β</m:t>
            </m:r>
          </m:den>
        </m:f>
      </m:oMath>
      <w:r>
        <w:rPr>
          <w:rFonts w:ascii="Arial" w:eastAsiaTheme="minorEastAsia" w:hAnsi="Arial" w:cs="Arial"/>
          <w:sz w:val="22"/>
          <w:szCs w:val="22"/>
        </w:rPr>
        <w:t xml:space="preserve"> determined the threshold of this function, defined </w:t>
      </w:r>
      <w:r w:rsidR="009A04F5">
        <w:rPr>
          <w:rFonts w:ascii="Arial" w:eastAsiaTheme="minorEastAsia" w:hAnsi="Arial" w:cs="Arial"/>
          <w:sz w:val="22"/>
          <w:szCs w:val="22"/>
        </w:rPr>
        <w:t xml:space="preserve">as the </w:t>
      </w:r>
      <w:r>
        <w:rPr>
          <w:rFonts w:ascii="Arial" w:eastAsiaTheme="minorEastAsia" w:hAnsi="Arial" w:cs="Arial"/>
          <w:sz w:val="22"/>
          <w:szCs w:val="22"/>
        </w:rPr>
        <w:t xml:space="preserve">x-value corresponding to the steepest part of the curve. </w:t>
      </w:r>
      <w:r w:rsidR="009A04F5">
        <w:rPr>
          <w:rFonts w:ascii="Arial" w:eastAsiaTheme="minorEastAsia" w:hAnsi="Arial" w:cs="Arial"/>
          <w:sz w:val="22"/>
          <w:szCs w:val="22"/>
        </w:rPr>
        <w:t>This function was fit to behavioral or neural performance using constrained gradient descent (</w:t>
      </w:r>
      <w:proofErr w:type="spellStart"/>
      <w:r w:rsidR="009A04F5">
        <w:rPr>
          <w:rFonts w:ascii="Arial" w:eastAsiaTheme="minorEastAsia" w:hAnsi="Arial" w:cs="Arial"/>
          <w:sz w:val="22"/>
          <w:szCs w:val="22"/>
        </w:rPr>
        <w:t>fmincon</w:t>
      </w:r>
      <w:proofErr w:type="spellEnd"/>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4EC31CC2" w:rsidR="009A04F5" w:rsidRDefault="009A04F5" w:rsidP="00696C0D">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p w14:paraId="1814FEFE" w14:textId="42B82BD4" w:rsidR="009A04F5" w:rsidRPr="009A04F5" w:rsidRDefault="009A04F5" w:rsidP="00696C0D">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r>
                    <w:rPr>
                      <w:rFonts w:ascii="Cambria Math" w:hAnsi="Cambria Math" w:cs="Arial"/>
                      <w:sz w:val="22"/>
                      <w:szCs w:val="22"/>
                    </w:rPr>
                    <m:t>τ</m:t>
                  </m:r>
                </m:den>
              </m:f>
            </m:sup>
          </m:sSup>
          <m:r>
            <w:rPr>
              <w:rFonts w:ascii="Cambria Math" w:eastAsiaTheme="minorEastAsia" w:hAnsi="Cambria Math" w:cs="Arial"/>
              <w:sz w:val="22"/>
              <w:szCs w:val="22"/>
            </w:rPr>
            <m:t>,</m:t>
          </m:r>
        </m:oMath>
      </m:oMathPara>
    </w:p>
    <w:p w14:paraId="24DE4093" w14:textId="46396766" w:rsidR="009A04F5" w:rsidRDefault="009A04F5" w:rsidP="00C72113">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 </w:t>
      </w:r>
      <m:oMath>
        <m:r>
          <w:rPr>
            <w:rFonts w:ascii="Cambria Math" w:eastAsiaTheme="minorEastAsia" w:hAnsi="Cambria Math" w:cs="Arial"/>
            <w:sz w:val="22"/>
            <w:szCs w:val="22"/>
          </w:rPr>
          <m:t>x</m:t>
        </m:r>
      </m:oMath>
      <w:r>
        <w:rPr>
          <w:rFonts w:ascii="Arial" w:eastAsiaTheme="minorEastAsia" w:hAnsi="Arial" w:cs="Arial"/>
          <w:sz w:val="22"/>
          <w:szCs w:val="22"/>
        </w:rPr>
        <w:t>. This function was fit to behavioral or neural responses using constrained gradient descent, initialized with a 10x10x10 grid search across all three parameters.</w:t>
      </w:r>
    </w:p>
    <w:p w14:paraId="0AF43E6B" w14:textId="7FF8F555" w:rsidR="008062EA" w:rsidRDefault="008062EA" w:rsidP="00995BCB">
      <w:pPr>
        <w:ind w:firstLine="720"/>
        <w:jc w:val="both"/>
        <w:rPr>
          <w:rFonts w:ascii="Arial" w:eastAsiaTheme="minorEastAsia" w:hAnsi="Arial" w:cs="Arial"/>
          <w:sz w:val="22"/>
          <w:szCs w:val="22"/>
        </w:rPr>
      </w:pPr>
    </w:p>
    <w:p w14:paraId="20B18605" w14:textId="66E6717F" w:rsidR="008062EA" w:rsidRDefault="008062EA" w:rsidP="008062EA">
      <w:pPr>
        <w:jc w:val="both"/>
        <w:rPr>
          <w:rFonts w:ascii="Arial" w:eastAsiaTheme="minorEastAsia" w:hAnsi="Arial" w:cs="Arial"/>
          <w:sz w:val="22"/>
          <w:szCs w:val="22"/>
        </w:rPr>
      </w:pPr>
      <w:r>
        <w:rPr>
          <w:rFonts w:ascii="Arial" w:hAnsi="Arial" w:cs="Arial"/>
          <w:i/>
          <w:iCs/>
          <w:sz w:val="22"/>
          <w:szCs w:val="22"/>
        </w:rPr>
        <w:t>Population Response Metrics.</w:t>
      </w:r>
      <w:r>
        <w:rPr>
          <w:rFonts w:ascii="Arial" w:hAnsi="Arial" w:cs="Arial"/>
          <w:sz w:val="22"/>
          <w:szCs w:val="22"/>
        </w:rPr>
        <w:t xml:space="preserve"> On sessions where three or more neurons were simultaneously recorded, we used a coding direction technique</w:t>
      </w:r>
      <w:r>
        <w:rPr>
          <w:rFonts w:ascii="Arial" w:hAnsi="Arial" w:cs="Arial"/>
          <w:sz w:val="22"/>
          <w:szCs w:val="22"/>
        </w:rPr>
        <w:fldChar w:fldCharType="begin" w:fldLock="1"/>
      </w:r>
      <w:r w:rsidR="00AF3AF5">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[25]","plainTextFormattedCitation":"[25]","previouslyFormattedCitation":"[25]"},"properties":{"noteIndex":0},"schema":"https://github.com/citation-style-language/schema/raw/master/csl-citation.json"}</w:instrText>
      </w:r>
      <w:r>
        <w:rPr>
          <w:rFonts w:ascii="Arial" w:hAnsi="Arial" w:cs="Arial"/>
          <w:sz w:val="22"/>
          <w:szCs w:val="22"/>
        </w:rPr>
        <w:fldChar w:fldCharType="separate"/>
      </w:r>
      <w:r w:rsidRPr="008062EA">
        <w:rPr>
          <w:rFonts w:ascii="Arial" w:hAnsi="Arial" w:cs="Arial"/>
          <w:noProof/>
          <w:sz w:val="22"/>
          <w:szCs w:val="22"/>
        </w:rPr>
        <w:t>[25]</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population vector for noise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population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 CD</m:t>
        </m:r>
      </m:oMath>
      <w:r w:rsidR="00894825">
        <w:rPr>
          <w:rFonts w:ascii="Arial" w:eastAsiaTheme="minorEastAsia" w:hAnsi="Arial" w:cs="Arial"/>
          <w:sz w:val="22"/>
          <w:szCs w:val="22"/>
        </w:rPr>
        <w:t>. This procedure was repeated holding out each trial, and estimating the coding direction from the remaining trials. For psychometric testing sessions, the target responses from the two loudest target volumes were used to estimate coding direction, and in offset testing 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8062EA">
      <w:pPr>
        <w:jc w:val="both"/>
        <w:rPr>
          <w:rFonts w:ascii="Arial" w:eastAsiaTheme="minorEastAsia" w:hAnsi="Arial" w:cs="Arial"/>
          <w:sz w:val="22"/>
          <w:szCs w:val="22"/>
        </w:rPr>
      </w:pPr>
    </w:p>
    <w:p w14:paraId="23F3284B" w14:textId="59A94544" w:rsidR="00AF3AF5" w:rsidRDefault="00AF3AF5" w:rsidP="008062EA">
      <w:pPr>
        <w:jc w:val="both"/>
        <w:rPr>
          <w:rFonts w:ascii="Arial" w:eastAsiaTheme="minorEastAsia" w:hAnsi="Arial" w:cs="Arial"/>
          <w:sz w:val="22"/>
          <w:szCs w:val="22"/>
        </w:rPr>
      </w:pPr>
      <w:r>
        <w:rPr>
          <w:rFonts w:ascii="Arial" w:eastAsiaTheme="minorEastAsia" w:hAnsi="Arial" w:cs="Arial"/>
          <w:i/>
          <w:iCs/>
          <w:sz w:val="22"/>
          <w:szCs w:val="22"/>
        </w:rPr>
        <w:t>Criterion Classifier</w:t>
      </w:r>
      <w:r>
        <w:rPr>
          <w:rFonts w:ascii="Arial" w:eastAsiaTheme="minorEastAsia" w:hAnsi="Arial" w:cs="Arial"/>
          <w:sz w:val="22"/>
          <w:szCs w:val="22"/>
        </w:rPr>
        <w:t>. Based on previously described methods</w:t>
      </w:r>
      <w:r>
        <w:rPr>
          <w:rFonts w:ascii="Arial" w:eastAsiaTheme="minorEastAsia" w:hAnsi="Arial" w:cs="Arial"/>
          <w:sz w:val="22"/>
          <w:szCs w:val="22"/>
        </w:rPr>
        <w:fldChar w:fldCharType="begin" w:fldLock="1"/>
      </w:r>
      <w:r>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39cba0ac-0cfb-448b-8d92-c4ea00d32497"]}],"mendeley":{"formattedCitation":"[26]","plainTextFormattedCitation":"[26]"},"properties":{"noteIndex":0},"schema":"https://github.com/citation-style-language/schema/raw/master/csl-citation.json"}</w:instrText>
      </w:r>
      <w:r>
        <w:rPr>
          <w:rFonts w:ascii="Arial" w:eastAsiaTheme="minorEastAsia" w:hAnsi="Arial" w:cs="Arial"/>
          <w:sz w:val="22"/>
          <w:szCs w:val="22"/>
        </w:rPr>
        <w:fldChar w:fldCharType="separate"/>
      </w:r>
      <w:r w:rsidRPr="00AF3AF5">
        <w:rPr>
          <w:rFonts w:ascii="Arial" w:eastAsiaTheme="minorEastAsia" w:hAnsi="Arial" w:cs="Arial"/>
          <w:noProof/>
          <w:sz w:val="22"/>
          <w:szCs w:val="22"/>
        </w:rPr>
        <w:t>[26]</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 down-stream neuron may read out neural activity during the task.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 These hit rates and false alarm rates were then transformed to percent correct according the formula above, to ensure equivalency with the behavioral metrics.</w:t>
      </w:r>
    </w:p>
    <w:p w14:paraId="4DD320A3" w14:textId="1F75225F" w:rsidR="009A04F5" w:rsidRDefault="009A04F5" w:rsidP="008062EA">
      <w:pPr>
        <w:jc w:val="both"/>
        <w:rPr>
          <w:rFonts w:ascii="Arial" w:eastAsiaTheme="minorEastAsia" w:hAnsi="Arial" w:cs="Arial"/>
          <w:sz w:val="22"/>
          <w:szCs w:val="22"/>
        </w:rPr>
      </w:pPr>
    </w:p>
    <w:p w14:paraId="3E72032E" w14:textId="35FE3E78" w:rsidR="00E47BA2" w:rsidRDefault="009A04F5" w:rsidP="000A7884">
      <w:pPr>
        <w:jc w:val="both"/>
        <w:rPr>
          <w:rFonts w:ascii="Arial" w:eastAsiaTheme="minorEastAsia" w:hAnsi="Arial" w:cs="Arial"/>
          <w:sz w:val="22"/>
          <w:szCs w:val="22"/>
        </w:rPr>
      </w:pPr>
      <w:r>
        <w:rPr>
          <w:rFonts w:ascii="Arial" w:eastAsiaTheme="minorEastAsia" w:hAnsi="Arial" w:cs="Arial"/>
          <w:i/>
          <w:iCs/>
          <w:sz w:val="22"/>
          <w:szCs w:val="22"/>
        </w:rPr>
        <w:t>Linear-nonlinear Model</w:t>
      </w:r>
      <w:r>
        <w:rPr>
          <w:rFonts w:ascii="Arial" w:eastAsiaTheme="minorEastAsia" w:hAnsi="Arial" w:cs="Arial"/>
          <w:sz w:val="22"/>
          <w:szCs w:val="22"/>
        </w:rPr>
        <w:t xml:space="preserve">. </w:t>
      </w:r>
      <w:r w:rsidR="00E47BA2">
        <w:rPr>
          <w:rFonts w:ascii="Arial" w:eastAsiaTheme="minorEastAsia" w:hAnsi="Arial" w:cs="Arial"/>
          <w:sz w:val="22"/>
          <w:szCs w:val="22"/>
        </w:rPr>
        <w:t xml:space="preserve">First, we selected only neurons in the dataset which had reliable stimulus responses (noise ratio &lt; 100). </w:t>
      </w:r>
      <w:r>
        <w:rPr>
          <w:rFonts w:ascii="Arial" w:eastAsiaTheme="minorEastAsia" w:hAnsi="Arial" w:cs="Arial"/>
          <w:sz w:val="22"/>
          <w:szCs w:val="22"/>
        </w:rPr>
        <w:t>The linear nonlinear model was</w:t>
      </w:r>
      <w:r w:rsidR="00E47BA2">
        <w:rPr>
          <w:rFonts w:ascii="Arial" w:eastAsiaTheme="minorEastAsia" w:hAnsi="Arial" w:cs="Arial"/>
          <w:sz w:val="22"/>
          <w:szCs w:val="22"/>
        </w:rPr>
        <w:t xml:space="preserve"> then</w:t>
      </w:r>
      <w:r>
        <w:rPr>
          <w:rFonts w:ascii="Arial" w:eastAsiaTheme="minorEastAsia" w:hAnsi="Arial" w:cs="Arial"/>
          <w:sz w:val="22"/>
          <w:szCs w:val="22"/>
        </w:rPr>
        <w:t xml:space="preserve"> composed of two main parts, a spectrotemporal receptive field (STRF) and a set of rectifying nonlinearities. The STRF was fit using </w:t>
      </w:r>
      <w:r w:rsidR="00CE025F">
        <w:rPr>
          <w:rFonts w:ascii="Arial" w:eastAsiaTheme="minorEastAsia" w:hAnsi="Arial" w:cs="Arial"/>
          <w:sz w:val="22"/>
          <w:szCs w:val="22"/>
        </w:rPr>
        <w:t xml:space="preserve">gaussian </w:t>
      </w:r>
      <w:r>
        <w:rPr>
          <w:rFonts w:ascii="Arial" w:eastAsiaTheme="minorEastAsia" w:hAnsi="Arial" w:cs="Arial"/>
          <w:sz w:val="22"/>
          <w:szCs w:val="22"/>
        </w:rPr>
        <w:t>generalized linear regression (</w:t>
      </w:r>
      <w:proofErr w:type="spellStart"/>
      <w:r>
        <w:rPr>
          <w:rFonts w:ascii="Arial" w:eastAsiaTheme="minorEastAsia" w:hAnsi="Arial" w:cs="Arial"/>
          <w:sz w:val="22"/>
          <w:szCs w:val="22"/>
        </w:rPr>
        <w:t>glmnet</w:t>
      </w:r>
      <w:proofErr w:type="spellEnd"/>
      <w:r>
        <w:rPr>
          <w:rFonts w:ascii="Arial" w:eastAsiaTheme="minorEastAsia" w:hAnsi="Arial" w:cs="Arial"/>
          <w:sz w:val="22"/>
          <w:szCs w:val="22"/>
        </w:rPr>
        <w:t xml:space="preserve"> package in MATLAB)</w:t>
      </w:r>
      <w:r w:rsidR="00CE025F">
        <w:rPr>
          <w:rFonts w:ascii="Arial" w:eastAsiaTheme="minorEastAsia" w:hAnsi="Arial" w:cs="Arial"/>
          <w:sz w:val="22"/>
          <w:szCs w:val="22"/>
        </w:rPr>
        <w:t xml:space="preserve">, with a history window of 300ms (13 stimulus bins) and frequency bins 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Before fitting the full model, we cross-validated </w:t>
      </w:r>
      <w:proofErr w:type="spellStart"/>
      <w:r w:rsidR="00CE025F">
        <w:rPr>
          <w:rFonts w:ascii="Arial" w:eastAsiaTheme="minorEastAsia" w:hAnsi="Arial" w:cs="Arial"/>
          <w:sz w:val="22"/>
          <w:szCs w:val="22"/>
        </w:rPr>
        <w:t>glmnet’s</w:t>
      </w:r>
      <w:proofErr w:type="spellEnd"/>
      <w:r w:rsidR="00CE025F">
        <w:rPr>
          <w:rFonts w:ascii="Arial" w:eastAsiaTheme="minorEastAsia" w:hAnsi="Arial" w:cs="Arial"/>
          <w:sz w:val="22"/>
          <w:szCs w:val="22"/>
        </w:rPr>
        <w:t xml:space="preserve"> elastic net mixing parameter </w:t>
      </w:r>
      <m:oMath>
        <m:r>
          <w:rPr>
            <w:rFonts w:ascii="Cambria Math" w:eastAsiaTheme="minorEastAsia" w:hAnsi="Cambria Math" w:cs="Arial"/>
            <w:sz w:val="22"/>
            <w:szCs w:val="22"/>
          </w:rPr>
          <m:t>λ</m:t>
        </m:r>
      </m:oMath>
      <w:r w:rsidR="00CE025F">
        <w:rPr>
          <w:rFonts w:ascii="Arial" w:eastAsiaTheme="minorEastAsia" w:hAnsi="Arial" w:cs="Arial"/>
          <w:sz w:val="22"/>
          <w:szCs w:val="22"/>
        </w:rPr>
        <w:t xml:space="preserve"> (</w:t>
      </w:r>
      <w:proofErr w:type="spellStart"/>
      <w:r w:rsidR="00CE025F">
        <w:rPr>
          <w:rFonts w:ascii="Arial" w:eastAsiaTheme="minorEastAsia" w:hAnsi="Arial" w:cs="Arial"/>
          <w:sz w:val="22"/>
          <w:szCs w:val="22"/>
        </w:rPr>
        <w:t>cvglmnet</w:t>
      </w:r>
      <w:proofErr w:type="spellEnd"/>
      <w:r w:rsidR="00CE025F">
        <w:rPr>
          <w:rFonts w:ascii="Arial" w:eastAsiaTheme="minorEastAsia" w:hAnsi="Arial" w:cs="Arial"/>
          <w:sz w:val="22"/>
          <w:szCs w:val="22"/>
        </w:rPr>
        <w:t xml:space="preserve"> in MATLAB) using matched time windows of low and high contrast responses from every trial. Then, using that parameter, we fit the full model using 10-fold cross-validation in the following manner. </w:t>
      </w:r>
    </w:p>
    <w:p w14:paraId="385796BB" w14:textId="7513CB4A" w:rsidR="005E7BBD" w:rsidRDefault="00CE025F" w:rsidP="00C72113">
      <w:pPr>
        <w:ind w:firstLine="720"/>
        <w:jc w:val="both"/>
        <w:rPr>
          <w:rFonts w:ascii="Arial" w:eastAsiaTheme="minorEastAsia" w:hAnsi="Arial" w:cs="Arial"/>
          <w:sz w:val="22"/>
          <w:szCs w:val="22"/>
        </w:rPr>
      </w:pPr>
      <w:r>
        <w:rPr>
          <w:rFonts w:ascii="Arial" w:eastAsiaTheme="minorEastAsia" w:hAnsi="Arial" w:cs="Arial"/>
          <w:sz w:val="22"/>
          <w:szCs w:val="22"/>
        </w:rPr>
        <w:lastRenderedPageBreak/>
        <w:t xml:space="preserve">For each fold, we selected 90% of the trials for training, leaving the remaining 10% to be held out for testing. Within each trial, we excluded neuronal responses around transitions from silence, or transitions in contrast, to prevent the model from overfitting strong transients in the neural response. Additionally, we excluded neural responses within a </w:t>
      </w:r>
      <w:r w:rsidR="00E47BA2">
        <w:rPr>
          <w:rFonts w:ascii="Arial" w:eastAsiaTheme="minorEastAsia" w:hAnsi="Arial" w:cs="Arial"/>
          <w:sz w:val="22"/>
          <w:szCs w:val="22"/>
        </w:rPr>
        <w:t>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avoid overfitting to one condition. Then, a stimulus design matrix was made using these stimulus periods, and the STRF was fit to the neuronal data using lasso-regularized generalized linear regression (</w:t>
      </w:r>
      <w:proofErr w:type="spellStart"/>
      <w:r w:rsidR="00E47BA2">
        <w:rPr>
          <w:rFonts w:ascii="Arial" w:eastAsiaTheme="minorEastAsia" w:hAnsi="Arial" w:cs="Arial"/>
          <w:sz w:val="22"/>
          <w:szCs w:val="22"/>
        </w:rPr>
        <w:t>glmnet</w:t>
      </w:r>
      <w:proofErr w:type="spellEnd"/>
      <w:r w:rsidR="00E47BA2">
        <w:rPr>
          <w:rFonts w:ascii="Arial" w:eastAsiaTheme="minorEastAsia" w:hAnsi="Arial" w:cs="Arial"/>
          <w:sz w:val="22"/>
          <w:szCs w:val="22"/>
        </w:rPr>
        <w:t xml:space="preserve"> in MATLAB). Based on prior pilot analyses, we found that in reliably responsive neurons, STRFs estimated separately in high and low contrast were nearly identical, so for this analysis we estimated STRFs using both high and low contrast periods (</w:t>
      </w:r>
      <w:r w:rsidR="00E47BA2">
        <w:rPr>
          <w:rFonts w:ascii="Arial" w:eastAsiaTheme="minorEastAsia" w:hAnsi="Arial" w:cs="Arial"/>
          <w:b/>
          <w:bCs/>
          <w:sz w:val="22"/>
          <w:szCs w:val="22"/>
        </w:rPr>
        <w:t>SUPPLEMENT?</w:t>
      </w:r>
      <w:r w:rsidR="00E47BA2">
        <w:rPr>
          <w:rFonts w:ascii="Arial" w:eastAsiaTheme="minorEastAsia" w:hAnsi="Arial" w:cs="Arial"/>
          <w:sz w:val="22"/>
          <w:szCs w:val="22"/>
        </w:rPr>
        <w:t xml:space="preserve">). Using the STRF fit to the training data, we generated a linear prediction of the stimulus by convolving the STRF with the spectrogram of the training stimulus.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5d, </w:t>
      </w:r>
      <w:r w:rsidR="005E7BBD">
        <w:rPr>
          <w:rFonts w:ascii="Arial" w:eastAsiaTheme="minorEastAsia" w:hAnsi="Arial" w:cs="Arial"/>
          <w:sz w:val="22"/>
          <w:szCs w:val="22"/>
        </w:rPr>
        <w:t>scatter points)</w:t>
      </w:r>
      <w:r w:rsidR="00E47BA2">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p w14:paraId="7FFBF143" w14:textId="1AE060F1" w:rsidR="005E7BBD" w:rsidRPr="005E7BBD" w:rsidRDefault="005E7BBD" w:rsidP="005E7BBD">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r>
            <w:rPr>
              <w:rFonts w:ascii="Cambria Math" w:eastAsiaTheme="minorEastAsia" w:hAnsi="Cambria Math" w:cs="Arial"/>
              <w:sz w:val="22"/>
              <w:szCs w:val="22"/>
            </w:rPr>
            <m:t>,</m:t>
          </m:r>
        </m:oMath>
      </m:oMathPara>
    </w:p>
    <w:p w14:paraId="1BD13969" w14:textId="136AD1D1" w:rsidR="005E7BBD" w:rsidRDefault="005E7BBD" w:rsidP="005E7BB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w:t>
      </w:r>
      <w:proofErr w:type="spellStart"/>
      <w:r>
        <w:rPr>
          <w:rFonts w:ascii="Arial" w:eastAsiaTheme="minorEastAsia" w:hAnsi="Arial" w:cs="Arial"/>
          <w:sz w:val="22"/>
          <w:szCs w:val="22"/>
        </w:rPr>
        <w:t>contstrained</w:t>
      </w:r>
      <w:proofErr w:type="spellEnd"/>
      <w:r>
        <w:rPr>
          <w:rFonts w:ascii="Arial" w:eastAsiaTheme="minorEastAsia" w:hAnsi="Arial" w:cs="Arial"/>
          <w:sz w:val="22"/>
          <w:szCs w:val="22"/>
        </w:rPr>
        <w:t xml:space="preserve"> gradient descent,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w:rPr>
            <w:rFonts w:ascii="Cambria Math" w:eastAsiaTheme="minorEastAsia" w:hAnsi="Cambria Math" w:cs="Arial"/>
            <w:sz w:val="22"/>
            <w:szCs w:val="22"/>
          </w:rPr>
          <m:t>c</m:t>
        </m:r>
      </m:oMath>
      <w:r>
        <w:rPr>
          <w:rFonts w:ascii="Arial" w:eastAsiaTheme="minorEastAsia" w:hAnsi="Arial" w:cs="Arial"/>
          <w:sz w:val="22"/>
          <w:szCs w:val="22"/>
        </w:rPr>
        <w:t>. This entire process was repeated for each cross-validation fold, and the final parameter estimates for the STRF and nonlinearities were taken as the average over the 10 runs.</w:t>
      </w:r>
    </w:p>
    <w:p w14:paraId="6B7C06C6" w14:textId="60BAD586" w:rsidR="005E7BBD" w:rsidRPr="00C72113" w:rsidRDefault="005E7BBD" w:rsidP="005E7BBD">
      <w:pPr>
        <w:jc w:val="both"/>
        <w:rPr>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significant 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439C3C38" w14:textId="0C066073" w:rsidR="007F3B5A" w:rsidRDefault="007F3B5A" w:rsidP="00C72113">
      <w:pPr>
        <w:jc w:val="both"/>
        <w:rPr>
          <w:rFonts w:ascii="Arial" w:eastAsia="Times New Roman" w:hAnsi="Arial" w:cs="Arial"/>
          <w:sz w:val="22"/>
          <w:szCs w:val="22"/>
        </w:rPr>
      </w:pPr>
      <w:r>
        <w:rPr>
          <w:rFonts w:ascii="Arial" w:eastAsia="Times New Roman" w:hAnsi="Arial" w:cs="Arial"/>
          <w:sz w:val="22"/>
          <w:szCs w:val="22"/>
        </w:rPr>
        <w:br w:type="page"/>
      </w:r>
    </w:p>
    <w:p w14:paraId="36CD393D" w14:textId="3695FB62" w:rsidR="007F3B5A" w:rsidRPr="003A75F6" w:rsidRDefault="00BB3B4B" w:rsidP="000A7884">
      <w:pPr>
        <w:jc w:val="both"/>
        <w:rPr>
          <w:rFonts w:ascii="Arial" w:eastAsia="Times New Roman" w:hAnsi="Arial" w:cs="Arial"/>
          <w:sz w:val="22"/>
          <w:szCs w:val="22"/>
        </w:rPr>
      </w:pPr>
      <w:r>
        <w:rPr>
          <w:rFonts w:ascii="Arial" w:eastAsia="Times New Roman" w:hAnsi="Arial" w:cs="Arial"/>
          <w:noProof/>
          <w:sz w:val="22"/>
          <w:szCs w:val="22"/>
        </w:rPr>
        <w:lastRenderedPageBreak/>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p>
    <w:p w14:paraId="7C456BF8" w14:textId="7C22ACFB" w:rsidR="007F3B5A" w:rsidRPr="006D6A4E" w:rsidRDefault="007F3B5A" w:rsidP="007F3B5A">
      <w:pPr>
        <w:jc w:val="both"/>
        <w:rPr>
          <w:rFonts w:ascii="Arial" w:eastAsia="Times New Roman" w:hAnsi="Arial" w:cs="Arial"/>
          <w:b/>
          <w:bCs/>
          <w:color w:val="000000"/>
          <w:sz w:val="20"/>
          <w:szCs w:val="20"/>
        </w:rPr>
      </w:pPr>
      <w:r w:rsidRPr="006D6A4E">
        <w:rPr>
          <w:rFonts w:ascii="Arial" w:eastAsia="Times New Roman" w:hAnsi="Arial" w:cs="Arial"/>
          <w:b/>
          <w:bCs/>
          <w:color w:val="000000"/>
          <w:sz w:val="20"/>
          <w:szCs w:val="20"/>
        </w:rPr>
        <w:t>Supplemental Figure 1.</w:t>
      </w:r>
    </w:p>
    <w:p w14:paraId="595323F3" w14:textId="536090BD" w:rsidR="007F3B5A" w:rsidRPr="006D6A4E" w:rsidRDefault="007F3B5A" w:rsidP="007F3B5A">
      <w:pPr>
        <w:jc w:val="both"/>
        <w:rPr>
          <w:rFonts w:ascii="Arial" w:eastAsia="Times New Roman" w:hAnsi="Arial" w:cs="Arial"/>
          <w:b/>
          <w:bCs/>
          <w:color w:val="000000"/>
          <w:sz w:val="20"/>
          <w:szCs w:val="20"/>
        </w:rPr>
      </w:pPr>
    </w:p>
    <w:p w14:paraId="3F71BC2A" w14:textId="4877412B"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Setup schematic for acute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recordings in </w:t>
      </w:r>
      <w:proofErr w:type="spellStart"/>
      <w:r w:rsidRPr="00B90F51">
        <w:rPr>
          <w:rFonts w:ascii="Arial" w:eastAsia="Times New Roman" w:hAnsi="Arial" w:cs="Arial"/>
          <w:color w:val="000000"/>
          <w:sz w:val="20"/>
          <w:szCs w:val="20"/>
        </w:rPr>
        <w:t>ACtx</w:t>
      </w:r>
      <w:proofErr w:type="spellEnd"/>
      <w:r w:rsidRPr="00B90F51">
        <w:rPr>
          <w:rFonts w:ascii="Arial" w:eastAsia="Times New Roman" w:hAnsi="Arial" w:cs="Arial"/>
          <w:color w:val="000000"/>
          <w:sz w:val="20"/>
          <w:szCs w:val="20"/>
        </w:rPr>
        <w:t>.</w:t>
      </w:r>
    </w:p>
    <w:p w14:paraId="6943067D" w14:textId="48BDB22E"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Example spike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pre- and post-</w:t>
      </w:r>
      <w:proofErr w:type="spellStart"/>
      <w:r w:rsidRPr="00B90F51">
        <w:rPr>
          <w:rFonts w:ascii="Arial" w:eastAsia="Times New Roman" w:hAnsi="Arial" w:cs="Arial"/>
          <w:color w:val="000000"/>
          <w:sz w:val="20"/>
          <w:szCs w:val="20"/>
        </w:rPr>
        <w:t>muscimol</w:t>
      </w:r>
      <w:proofErr w:type="spellEnd"/>
      <w:r w:rsidR="00B367C4" w:rsidRPr="00B90F51">
        <w:rPr>
          <w:rFonts w:ascii="Arial" w:eastAsia="Times New Roman" w:hAnsi="Arial" w:cs="Arial"/>
          <w:color w:val="000000"/>
          <w:sz w:val="20"/>
          <w:szCs w:val="20"/>
        </w:rPr>
        <w:t xml:space="preserve"> or saline</w:t>
      </w:r>
      <w:r w:rsidRPr="00B90F51">
        <w:rPr>
          <w:rFonts w:ascii="Arial" w:eastAsia="Times New Roman" w:hAnsi="Arial" w:cs="Arial"/>
          <w:color w:val="000000"/>
          <w:sz w:val="20"/>
          <w:szCs w:val="20"/>
        </w:rPr>
        <w:t xml:space="preserve"> application. On top of the raster is the timeline for each recording. A baseline recording of all stimuli was performed prior to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application, then all stimuli were recorded again 30 minutes after application.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(-Inf). </w:t>
      </w:r>
      <w:r w:rsidRPr="00B90F51">
        <w:rPr>
          <w:rFonts w:ascii="Arial" w:eastAsia="Times New Roman" w:hAnsi="Arial" w:cs="Arial"/>
          <w:i/>
          <w:iCs/>
          <w:color w:val="000000"/>
          <w:sz w:val="20"/>
          <w:szCs w:val="20"/>
        </w:rPr>
        <w:t xml:space="preserve">Top left panel: </w:t>
      </w:r>
      <w:r w:rsidRPr="00B90F51">
        <w:rPr>
          <w:rFonts w:ascii="Arial" w:eastAsia="Times New Roman" w:hAnsi="Arial" w:cs="Arial"/>
          <w:color w:val="000000"/>
          <w:sz w:val="20"/>
          <w:szCs w:val="20"/>
        </w:rPr>
        <w:t xml:space="preserve">raster of target and noise responses of a representative neuron recorded prior to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application. </w:t>
      </w:r>
      <w:r w:rsidRPr="00B90F51">
        <w:rPr>
          <w:rFonts w:ascii="Arial" w:eastAsia="Times New Roman" w:hAnsi="Arial" w:cs="Arial"/>
          <w:i/>
          <w:iCs/>
          <w:color w:val="000000"/>
          <w:sz w:val="20"/>
          <w:szCs w:val="20"/>
        </w:rPr>
        <w:t>Top right panel:</w:t>
      </w:r>
      <w:r w:rsidRPr="00B90F51">
        <w:rPr>
          <w:rFonts w:ascii="Arial" w:eastAsia="Times New Roman" w:hAnsi="Arial" w:cs="Arial"/>
          <w:color w:val="000000"/>
          <w:sz w:val="20"/>
          <w:szCs w:val="20"/>
        </w:rPr>
        <w:t xml:space="preserve"> raster of the same neuron 30 minutes after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application. </w:t>
      </w:r>
      <w:r w:rsidRPr="00B90F51">
        <w:rPr>
          <w:rFonts w:ascii="Arial" w:eastAsia="Times New Roman" w:hAnsi="Arial" w:cs="Arial"/>
          <w:i/>
          <w:iCs/>
          <w:color w:val="000000"/>
          <w:sz w:val="20"/>
          <w:szCs w:val="20"/>
        </w:rPr>
        <w:t>Insets:</w:t>
      </w:r>
      <w:r w:rsidRPr="00B90F51">
        <w:rPr>
          <w:rFonts w:ascii="Arial" w:eastAsia="Times New Roman" w:hAnsi="Arial" w:cs="Arial"/>
          <w:color w:val="000000"/>
          <w:sz w:val="20"/>
          <w:szCs w:val="20"/>
        </w:rPr>
        <w:t xml:space="preserve"> Mean firing rate for each condition.</w:t>
      </w:r>
      <w:r w:rsidR="00B367C4" w:rsidRPr="00B90F51">
        <w:rPr>
          <w:rFonts w:ascii="Arial" w:eastAsia="Times New Roman" w:hAnsi="Arial" w:cs="Arial"/>
          <w:color w:val="000000"/>
          <w:sz w:val="20"/>
          <w:szCs w:val="20"/>
        </w:rPr>
        <w:t xml:space="preserve"> Shade indicates target volume and the scale bar indicates a firing rate of 50Hz. Error bars indicate S.E.M. across trials. </w:t>
      </w:r>
      <w:r w:rsidR="00B367C4" w:rsidRPr="00B90F51">
        <w:rPr>
          <w:rFonts w:ascii="Arial" w:eastAsia="Times New Roman" w:hAnsi="Arial" w:cs="Arial"/>
          <w:i/>
          <w:iCs/>
          <w:color w:val="000000"/>
          <w:sz w:val="20"/>
          <w:szCs w:val="20"/>
        </w:rPr>
        <w:t xml:space="preserve">Bottom panels: </w:t>
      </w:r>
      <w:r w:rsidR="00B367C4" w:rsidRPr="00B90F51">
        <w:rPr>
          <w:rFonts w:ascii="Arial" w:eastAsia="Times New Roman" w:hAnsi="Arial" w:cs="Arial"/>
          <w:color w:val="000000"/>
          <w:sz w:val="20"/>
          <w:szCs w:val="20"/>
        </w:rPr>
        <w:t>Example neuron before and after application of saline. Formatting as in top panels.</w:t>
      </w:r>
    </w:p>
    <w:p w14:paraId="15903623" w14:textId="5760F4F2" w:rsidR="006D6A4E" w:rsidRPr="00B90F51" w:rsidRDefault="00B367C4" w:rsidP="006D6A4E">
      <w:pPr>
        <w:pStyle w:val="ListParagraph"/>
        <w:numPr>
          <w:ilvl w:val="0"/>
          <w:numId w:val="11"/>
        </w:numPr>
        <w:ind w:left="270" w:hanging="270"/>
        <w:jc w:val="both"/>
        <w:rPr>
          <w:rFonts w:ascii="Arial" w:hAnsi="Arial" w:cs="Arial"/>
          <w:sz w:val="20"/>
          <w:szCs w:val="20"/>
        </w:rPr>
      </w:pPr>
      <w:commentRangeStart w:id="73"/>
      <w:r w:rsidRPr="00B90F51">
        <w:rPr>
          <w:rFonts w:ascii="Arial" w:eastAsia="Times New Roman" w:hAnsi="Arial" w:cs="Arial"/>
          <w:color w:val="000000"/>
          <w:sz w:val="20"/>
          <w:szCs w:val="20"/>
        </w:rPr>
        <w:t>Firing rate averaged across neurons</w:t>
      </w:r>
      <w:r w:rsidR="007F3B5A" w:rsidRPr="00B90F51">
        <w:rPr>
          <w:rFonts w:ascii="Arial" w:hAnsi="Arial" w:cs="Arial"/>
          <w:sz w:val="20"/>
          <w:szCs w:val="20"/>
        </w:rPr>
        <w:t xml:space="preserve"> after drug application in </w:t>
      </w:r>
      <w:proofErr w:type="spellStart"/>
      <w:r w:rsidR="007F3B5A" w:rsidRPr="00B90F51">
        <w:rPr>
          <w:rFonts w:ascii="Arial" w:hAnsi="Arial" w:cs="Arial"/>
          <w:sz w:val="20"/>
          <w:szCs w:val="20"/>
        </w:rPr>
        <w:t>muscimol</w:t>
      </w:r>
      <w:proofErr w:type="spellEnd"/>
      <w:r w:rsidR="007F3B5A" w:rsidRPr="00B90F51">
        <w:rPr>
          <w:rFonts w:ascii="Arial" w:hAnsi="Arial" w:cs="Arial"/>
          <w:sz w:val="20"/>
          <w:szCs w:val="20"/>
        </w:rPr>
        <w:t xml:space="preserve"> and saline recording sessions. Filled circles and solid lines are responses after saline was applied while open circles and dashed lines are responses after </w:t>
      </w:r>
      <w:proofErr w:type="spellStart"/>
      <w:r w:rsidR="007F3B5A" w:rsidRPr="00B90F51">
        <w:rPr>
          <w:rFonts w:ascii="Arial" w:hAnsi="Arial" w:cs="Arial"/>
          <w:sz w:val="20"/>
          <w:szCs w:val="20"/>
        </w:rPr>
        <w:t>muscimol</w:t>
      </w:r>
      <w:proofErr w:type="spellEnd"/>
      <w:r w:rsidR="007F3B5A" w:rsidRPr="00B90F51">
        <w:rPr>
          <w:rFonts w:ascii="Arial" w:hAnsi="Arial" w:cs="Arial"/>
          <w:sz w:val="20"/>
          <w:szCs w:val="20"/>
        </w:rPr>
        <w:t xml:space="preserve"> was applied. Light shaded open and closed circles that are unconnected by lines are the responses to noise alone. Error bars indicate S.E.M. across neurons.</w:t>
      </w:r>
      <w:commentRangeEnd w:id="73"/>
      <w:r w:rsidRPr="00B90F51">
        <w:rPr>
          <w:rStyle w:val="CommentReference"/>
          <w:rFonts w:ascii="Arial" w:hAnsi="Arial" w:cs="Arial"/>
          <w:sz w:val="20"/>
          <w:szCs w:val="20"/>
        </w:rPr>
        <w:commentReference w:id="73"/>
      </w:r>
    </w:p>
    <w:p w14:paraId="3B745B59" w14:textId="77777777"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Lick </w:t>
      </w:r>
      <w:r w:rsidRPr="00B90F51">
        <w:rPr>
          <w:rFonts w:ascii="Arial" w:eastAsia="Times New Roman" w:hAnsi="Arial" w:cs="Arial"/>
          <w:color w:val="000000"/>
          <w:sz w:val="20"/>
          <w:szCs w:val="20"/>
        </w:rPr>
        <w:t xml:space="preserve">probability over time during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or saline sessions. Dashed vertical lines indicate trial onset (0 s) and the contrast switch (3 s). Green traces are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sessions and black traces are saline sessions. The shading around each trace indicates S.E.M. across sessions. </w:t>
      </w:r>
    </w:p>
    <w:p w14:paraId="41420144" w14:textId="6112E679"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i/>
          <w:iCs/>
          <w:color w:val="000000"/>
          <w:sz w:val="20"/>
          <w:szCs w:val="20"/>
        </w:rPr>
        <w:t>L</w:t>
      </w:r>
      <w:r w:rsidRPr="00B90F51">
        <w:rPr>
          <w:rFonts w:ascii="Arial" w:eastAsia="Times New Roman" w:hAnsi="Arial" w:cs="Arial"/>
          <w:i/>
          <w:iCs/>
          <w:color w:val="000000"/>
          <w:sz w:val="20"/>
          <w:szCs w:val="20"/>
        </w:rPr>
        <w:t xml:space="preserve">eft: </w:t>
      </w:r>
      <w:r w:rsidRPr="00B90F51">
        <w:rPr>
          <w:rFonts w:ascii="Arial" w:eastAsia="Times New Roman" w:hAnsi="Arial" w:cs="Arial"/>
          <w:color w:val="000000"/>
          <w:sz w:val="20"/>
          <w:szCs w:val="20"/>
        </w:rPr>
        <w:t xml:space="preserve">comparison of lick probability during the adaptation period. </w:t>
      </w:r>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r w:rsidRPr="00B90F51">
        <w:rPr>
          <w:rFonts w:ascii="Arial" w:eastAsia="Times New Roman" w:hAnsi="Arial" w:cs="Arial"/>
          <w:color w:val="000000"/>
          <w:sz w:val="20"/>
          <w:szCs w:val="20"/>
        </w:rPr>
        <w:t xml:space="preserve">Each circle indicates a session and color is as in </w:t>
      </w:r>
      <w:r w:rsidRPr="00B90F51">
        <w:rPr>
          <w:rFonts w:ascii="Arial" w:eastAsia="Times New Roman" w:hAnsi="Arial" w:cs="Arial"/>
          <w:b/>
          <w:bCs/>
          <w:color w:val="000000"/>
          <w:sz w:val="20"/>
          <w:szCs w:val="20"/>
        </w:rPr>
        <w:t>d)</w:t>
      </w:r>
      <w:r w:rsidRPr="00B90F51">
        <w:rPr>
          <w:rFonts w:ascii="Arial" w:eastAsia="Times New Roman" w:hAnsi="Arial" w:cs="Arial"/>
          <w:color w:val="000000"/>
          <w:sz w:val="20"/>
          <w:szCs w:val="20"/>
        </w:rPr>
        <w:t xml:space="preserve">. </w:t>
      </w:r>
    </w:p>
    <w:p w14:paraId="467B62E4" w14:textId="47AECD31" w:rsidR="006D6A4E" w:rsidRPr="00B90F51" w:rsidRDefault="006D6A4E" w:rsidP="00B90F51">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Cumulative probability of licking throughout the trial, normalized within </w:t>
      </w:r>
      <w:proofErr w:type="spellStart"/>
      <w:r>
        <w:rPr>
          <w:rFonts w:ascii="Arial" w:eastAsia="Times New Roman" w:hAnsi="Arial" w:cs="Arial"/>
          <w:color w:val="000000"/>
          <w:sz w:val="20"/>
          <w:szCs w:val="20"/>
        </w:rPr>
        <w:t>muscimol</w:t>
      </w:r>
      <w:proofErr w:type="spellEnd"/>
      <w:r>
        <w:rPr>
          <w:rFonts w:ascii="Arial" w:eastAsia="Times New Roman" w:hAnsi="Arial" w:cs="Arial"/>
          <w:color w:val="000000"/>
          <w:sz w:val="20"/>
          <w:szCs w:val="20"/>
        </w:rPr>
        <w:t xml:space="preserve"> or saline conditions to sum to 1. Colors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Shading indicates S.E.M. across sessions.</w:t>
      </w:r>
    </w:p>
    <w:p w14:paraId="23979D59" w14:textId="12902EAF" w:rsidR="00243817" w:rsidRDefault="00243817">
      <w:pPr>
        <w:rPr>
          <w:rFonts w:ascii="Arial" w:hAnsi="Arial" w:cs="Arial"/>
          <w:sz w:val="22"/>
          <w:szCs w:val="22"/>
        </w:rPr>
      </w:pPr>
      <w:r>
        <w:rPr>
          <w:rFonts w:ascii="Arial" w:hAnsi="Arial" w:cs="Arial"/>
          <w:sz w:val="22"/>
          <w:szCs w:val="22"/>
        </w:rPr>
        <w:br w:type="page"/>
      </w:r>
    </w:p>
    <w:p w14:paraId="6DC256A3" w14:textId="0AADB349" w:rsidR="00AF3AF5" w:rsidRPr="00AF3AF5" w:rsidRDefault="00243817" w:rsidP="00AF3AF5">
      <w:pPr>
        <w:widowControl w:val="0"/>
        <w:autoSpaceDE w:val="0"/>
        <w:autoSpaceDN w:val="0"/>
        <w:adjustRightInd w:val="0"/>
        <w:ind w:left="640" w:hanging="640"/>
        <w:rPr>
          <w:rFonts w:ascii="Arial" w:hAnsi="Arial" w:cs="Arial"/>
          <w:noProof/>
          <w:sz w:val="22"/>
        </w:rPr>
      </w:pPr>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AF3AF5" w:rsidRPr="00AF3AF5">
        <w:rPr>
          <w:rFonts w:ascii="Arial" w:hAnsi="Arial" w:cs="Arial"/>
          <w:noProof/>
          <w:sz w:val="22"/>
        </w:rPr>
        <w:t xml:space="preserve">1. </w:t>
      </w:r>
      <w:r w:rsidR="00AF3AF5" w:rsidRPr="00AF3AF5">
        <w:rPr>
          <w:rFonts w:ascii="Arial" w:hAnsi="Arial" w:cs="Arial"/>
          <w:noProof/>
          <w:sz w:val="22"/>
        </w:rPr>
        <w:tab/>
        <w:t xml:space="preserve">Barlow H: </w:t>
      </w:r>
      <w:r w:rsidR="00AF3AF5" w:rsidRPr="00AF3AF5">
        <w:rPr>
          <w:rFonts w:ascii="Arial" w:hAnsi="Arial" w:cs="Arial"/>
          <w:b/>
          <w:bCs/>
          <w:noProof/>
          <w:sz w:val="22"/>
        </w:rPr>
        <w:t>Possible principles underlying the transformations of sensory messages</w:t>
      </w:r>
      <w:r w:rsidR="00AF3AF5" w:rsidRPr="00AF3AF5">
        <w:rPr>
          <w:rFonts w:ascii="Arial" w:hAnsi="Arial" w:cs="Arial"/>
          <w:noProof/>
          <w:sz w:val="22"/>
        </w:rPr>
        <w:t xml:space="preserve">. </w:t>
      </w:r>
      <w:r w:rsidR="00AF3AF5" w:rsidRPr="00AF3AF5">
        <w:rPr>
          <w:rFonts w:ascii="Arial" w:hAnsi="Arial" w:cs="Arial"/>
          <w:i/>
          <w:iCs/>
          <w:noProof/>
          <w:sz w:val="22"/>
        </w:rPr>
        <w:t>Sens Commun</w:t>
      </w:r>
      <w:r w:rsidR="00AF3AF5" w:rsidRPr="00AF3AF5">
        <w:rPr>
          <w:rFonts w:ascii="Arial" w:hAnsi="Arial" w:cs="Arial"/>
          <w:noProof/>
          <w:sz w:val="22"/>
        </w:rPr>
        <w:t xml:space="preserve"> 1961, </w:t>
      </w:r>
      <w:r w:rsidR="00AF3AF5" w:rsidRPr="00AF3AF5">
        <w:rPr>
          <w:rFonts w:ascii="Arial" w:hAnsi="Arial" w:cs="Arial"/>
          <w:b/>
          <w:bCs/>
          <w:noProof/>
          <w:sz w:val="22"/>
        </w:rPr>
        <w:t>6</w:t>
      </w:r>
      <w:r w:rsidR="00AF3AF5" w:rsidRPr="00AF3AF5">
        <w:rPr>
          <w:rFonts w:ascii="Arial" w:hAnsi="Arial" w:cs="Arial"/>
          <w:noProof/>
          <w:sz w:val="22"/>
        </w:rPr>
        <w:t>:57–58.</w:t>
      </w:r>
    </w:p>
    <w:p w14:paraId="538295C3"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 </w:t>
      </w:r>
      <w:r w:rsidRPr="00AF3AF5">
        <w:rPr>
          <w:rFonts w:ascii="Arial" w:hAnsi="Arial" w:cs="Arial"/>
          <w:noProof/>
          <w:sz w:val="22"/>
        </w:rPr>
        <w:tab/>
        <w:t xml:space="preserve">Brenner N, Bialek W, De Ruyter Van Steveninck R: </w:t>
      </w:r>
      <w:r w:rsidRPr="00AF3AF5">
        <w:rPr>
          <w:rFonts w:ascii="Arial" w:hAnsi="Arial" w:cs="Arial"/>
          <w:b/>
          <w:bCs/>
          <w:noProof/>
          <w:sz w:val="22"/>
        </w:rPr>
        <w:t>Adaptive rescaling maximizes information transmission</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2000, </w:t>
      </w:r>
      <w:r w:rsidRPr="00AF3AF5">
        <w:rPr>
          <w:rFonts w:ascii="Arial" w:hAnsi="Arial" w:cs="Arial"/>
          <w:b/>
          <w:bCs/>
          <w:noProof/>
          <w:sz w:val="22"/>
        </w:rPr>
        <w:t>26</w:t>
      </w:r>
      <w:r w:rsidRPr="00AF3AF5">
        <w:rPr>
          <w:rFonts w:ascii="Arial" w:hAnsi="Arial" w:cs="Arial"/>
          <w:noProof/>
          <w:sz w:val="22"/>
        </w:rPr>
        <w:t>:695–702.</w:t>
      </w:r>
    </w:p>
    <w:p w14:paraId="53B83F1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 </w:t>
      </w:r>
      <w:r w:rsidRPr="00AF3AF5">
        <w:rPr>
          <w:rFonts w:ascii="Arial" w:hAnsi="Arial" w:cs="Arial"/>
          <w:noProof/>
          <w:sz w:val="22"/>
        </w:rPr>
        <w:tab/>
        <w:t xml:space="preserve">Bharioke A, Chklovskii DB: </w:t>
      </w:r>
      <w:r w:rsidRPr="00AF3AF5">
        <w:rPr>
          <w:rFonts w:ascii="Arial" w:hAnsi="Arial" w:cs="Arial"/>
          <w:b/>
          <w:bCs/>
          <w:noProof/>
          <w:sz w:val="22"/>
        </w:rPr>
        <w:t>Automatic Adaptation to Fast Input Changes in a Time-Invariant Neural Circuit</w:t>
      </w:r>
      <w:r w:rsidRPr="00AF3AF5">
        <w:rPr>
          <w:rFonts w:ascii="Arial" w:hAnsi="Arial" w:cs="Arial"/>
          <w:noProof/>
          <w:sz w:val="22"/>
        </w:rPr>
        <w:t xml:space="preserve">. </w:t>
      </w:r>
      <w:r w:rsidRPr="00AF3AF5">
        <w:rPr>
          <w:rFonts w:ascii="Arial" w:hAnsi="Arial" w:cs="Arial"/>
          <w:i/>
          <w:iCs/>
          <w:noProof/>
          <w:sz w:val="22"/>
        </w:rPr>
        <w:t>PLoS Comput Biol</w:t>
      </w:r>
      <w:r w:rsidRPr="00AF3AF5">
        <w:rPr>
          <w:rFonts w:ascii="Arial" w:hAnsi="Arial" w:cs="Arial"/>
          <w:noProof/>
          <w:sz w:val="22"/>
        </w:rPr>
        <w:t xml:space="preserve"> 2015, </w:t>
      </w:r>
      <w:r w:rsidRPr="00AF3AF5">
        <w:rPr>
          <w:rFonts w:ascii="Arial" w:hAnsi="Arial" w:cs="Arial"/>
          <w:b/>
          <w:bCs/>
          <w:noProof/>
          <w:sz w:val="22"/>
        </w:rPr>
        <w:t>11</w:t>
      </w:r>
      <w:r w:rsidRPr="00AF3AF5">
        <w:rPr>
          <w:rFonts w:ascii="Arial" w:hAnsi="Arial" w:cs="Arial"/>
          <w:noProof/>
          <w:sz w:val="22"/>
        </w:rPr>
        <w:t>:1004315.</w:t>
      </w:r>
    </w:p>
    <w:p w14:paraId="5E58583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 </w:t>
      </w:r>
      <w:r w:rsidRPr="00AF3AF5">
        <w:rPr>
          <w:rFonts w:ascii="Arial" w:hAnsi="Arial" w:cs="Arial"/>
          <w:noProof/>
          <w:sz w:val="22"/>
        </w:rPr>
        <w:tab/>
        <w:t xml:space="preserve">Borst A, Theunissen FE: </w:t>
      </w:r>
      <w:r w:rsidRPr="00AF3AF5">
        <w:rPr>
          <w:rFonts w:ascii="Arial" w:hAnsi="Arial" w:cs="Arial"/>
          <w:b/>
          <w:bCs/>
          <w:noProof/>
          <w:sz w:val="22"/>
        </w:rPr>
        <w:t>Information theory and neural coding</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1999, </w:t>
      </w:r>
      <w:r w:rsidRPr="00AF3AF5">
        <w:rPr>
          <w:rFonts w:ascii="Arial" w:hAnsi="Arial" w:cs="Arial"/>
          <w:b/>
          <w:bCs/>
          <w:noProof/>
          <w:sz w:val="22"/>
        </w:rPr>
        <w:t>2</w:t>
      </w:r>
      <w:r w:rsidRPr="00AF3AF5">
        <w:rPr>
          <w:rFonts w:ascii="Arial" w:hAnsi="Arial" w:cs="Arial"/>
          <w:noProof/>
          <w:sz w:val="22"/>
        </w:rPr>
        <w:t>:947–957.</w:t>
      </w:r>
    </w:p>
    <w:p w14:paraId="7E3D75D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 </w:t>
      </w:r>
      <w:r w:rsidRPr="00AF3AF5">
        <w:rPr>
          <w:rFonts w:ascii="Arial" w:hAnsi="Arial" w:cs="Arial"/>
          <w:noProof/>
          <w:sz w:val="22"/>
        </w:rPr>
        <w:tab/>
        <w:t xml:space="preserve">Maravall M, Petersen RS, Fairhall AL, Arabzadeh E, Diamond ME: </w:t>
      </w:r>
      <w:r w:rsidRPr="00AF3AF5">
        <w:rPr>
          <w:rFonts w:ascii="Arial" w:hAnsi="Arial" w:cs="Arial"/>
          <w:b/>
          <w:bCs/>
          <w:noProof/>
          <w:sz w:val="22"/>
        </w:rPr>
        <w:t>Shifts in Coding Properties and Maintenance of Information Transmission during Adaptation in Barrel Cortex</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2007, </w:t>
      </w:r>
      <w:r w:rsidRPr="00AF3AF5">
        <w:rPr>
          <w:rFonts w:ascii="Arial" w:hAnsi="Arial" w:cs="Arial"/>
          <w:b/>
          <w:bCs/>
          <w:noProof/>
          <w:sz w:val="22"/>
        </w:rPr>
        <w:t>5</w:t>
      </w:r>
      <w:r w:rsidRPr="00AF3AF5">
        <w:rPr>
          <w:rFonts w:ascii="Arial" w:hAnsi="Arial" w:cs="Arial"/>
          <w:noProof/>
          <w:sz w:val="22"/>
        </w:rPr>
        <w:t>:e19.</w:t>
      </w:r>
    </w:p>
    <w:p w14:paraId="16DFCCD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 </w:t>
      </w:r>
      <w:r w:rsidRPr="00AF3AF5">
        <w:rPr>
          <w:rFonts w:ascii="Arial" w:hAnsi="Arial" w:cs="Arial"/>
          <w:noProof/>
          <w:sz w:val="22"/>
        </w:rPr>
        <w:tab/>
        <w:t xml:space="preserve">Baccus SA, Meister M: </w:t>
      </w:r>
      <w:r w:rsidRPr="00AF3AF5">
        <w:rPr>
          <w:rFonts w:ascii="Arial" w:hAnsi="Arial" w:cs="Arial"/>
          <w:b/>
          <w:bCs/>
          <w:noProof/>
          <w:sz w:val="22"/>
        </w:rPr>
        <w:t>Fast and slow contrast adaptation in retinal circuitry</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2002, </w:t>
      </w:r>
      <w:r w:rsidRPr="00AF3AF5">
        <w:rPr>
          <w:rFonts w:ascii="Arial" w:hAnsi="Arial" w:cs="Arial"/>
          <w:b/>
          <w:bCs/>
          <w:noProof/>
          <w:sz w:val="22"/>
        </w:rPr>
        <w:t>36</w:t>
      </w:r>
      <w:r w:rsidRPr="00AF3AF5">
        <w:rPr>
          <w:rFonts w:ascii="Arial" w:hAnsi="Arial" w:cs="Arial"/>
          <w:noProof/>
          <w:sz w:val="22"/>
        </w:rPr>
        <w:t>:909–919.</w:t>
      </w:r>
    </w:p>
    <w:p w14:paraId="22C161D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 </w:t>
      </w:r>
      <w:r w:rsidRPr="00AF3AF5">
        <w:rPr>
          <w:rFonts w:ascii="Arial" w:hAnsi="Arial" w:cs="Arial"/>
          <w:noProof/>
          <w:sz w:val="22"/>
        </w:rPr>
        <w:tab/>
        <w:t xml:space="preserve">Gutnisky DA, Dragoi V: </w:t>
      </w:r>
      <w:r w:rsidRPr="00AF3AF5">
        <w:rPr>
          <w:rFonts w:ascii="Arial" w:hAnsi="Arial" w:cs="Arial"/>
          <w:b/>
          <w:bCs/>
          <w:noProof/>
          <w:sz w:val="22"/>
        </w:rPr>
        <w:t>Adaptive coding of visual information in neural populations</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2008, </w:t>
      </w:r>
      <w:r w:rsidRPr="00AF3AF5">
        <w:rPr>
          <w:rFonts w:ascii="Arial" w:hAnsi="Arial" w:cs="Arial"/>
          <w:b/>
          <w:bCs/>
          <w:noProof/>
          <w:sz w:val="22"/>
        </w:rPr>
        <w:t>452</w:t>
      </w:r>
      <w:r w:rsidRPr="00AF3AF5">
        <w:rPr>
          <w:rFonts w:ascii="Arial" w:hAnsi="Arial" w:cs="Arial"/>
          <w:noProof/>
          <w:sz w:val="22"/>
        </w:rPr>
        <w:t>:220–224.</w:t>
      </w:r>
    </w:p>
    <w:p w14:paraId="6FD34ED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8. </w:t>
      </w:r>
      <w:r w:rsidRPr="00AF3AF5">
        <w:rPr>
          <w:rFonts w:ascii="Arial" w:hAnsi="Arial" w:cs="Arial"/>
          <w:noProof/>
          <w:sz w:val="22"/>
        </w:rPr>
        <w:tab/>
        <w:t xml:space="preserve">Clemens J, Ozeri-Engelhard N, Murthy M: </w:t>
      </w:r>
      <w:r w:rsidRPr="00AF3AF5">
        <w:rPr>
          <w:rFonts w:ascii="Arial" w:hAnsi="Arial" w:cs="Arial"/>
          <w:b/>
          <w:bCs/>
          <w:noProof/>
          <w:sz w:val="22"/>
        </w:rPr>
        <w:t>Fast intensity adaptation enhances the encoding of sound in Drosophila</w:t>
      </w:r>
      <w:r w:rsidRPr="00AF3AF5">
        <w:rPr>
          <w:rFonts w:ascii="Arial" w:hAnsi="Arial" w:cs="Arial"/>
          <w:noProof/>
          <w:sz w:val="22"/>
        </w:rPr>
        <w:t xml:space="preserve">. </w:t>
      </w:r>
      <w:r w:rsidRPr="00AF3AF5">
        <w:rPr>
          <w:rFonts w:ascii="Arial" w:hAnsi="Arial" w:cs="Arial"/>
          <w:i/>
          <w:iCs/>
          <w:noProof/>
          <w:sz w:val="22"/>
        </w:rPr>
        <w:t>Nat Commun</w:t>
      </w:r>
      <w:r w:rsidRPr="00AF3AF5">
        <w:rPr>
          <w:rFonts w:ascii="Arial" w:hAnsi="Arial" w:cs="Arial"/>
          <w:noProof/>
          <w:sz w:val="22"/>
        </w:rPr>
        <w:t xml:space="preserve"> 2018, </w:t>
      </w:r>
      <w:r w:rsidRPr="00AF3AF5">
        <w:rPr>
          <w:rFonts w:ascii="Arial" w:hAnsi="Arial" w:cs="Arial"/>
          <w:b/>
          <w:bCs/>
          <w:noProof/>
          <w:sz w:val="22"/>
        </w:rPr>
        <w:t>9</w:t>
      </w:r>
      <w:r w:rsidRPr="00AF3AF5">
        <w:rPr>
          <w:rFonts w:ascii="Arial" w:hAnsi="Arial" w:cs="Arial"/>
          <w:noProof/>
          <w:sz w:val="22"/>
        </w:rPr>
        <w:t>:1–15.</w:t>
      </w:r>
    </w:p>
    <w:p w14:paraId="18858BB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9. </w:t>
      </w:r>
      <w:r w:rsidRPr="00AF3AF5">
        <w:rPr>
          <w:rFonts w:ascii="Arial" w:hAnsi="Arial" w:cs="Arial"/>
          <w:noProof/>
          <w:sz w:val="22"/>
        </w:rPr>
        <w:tab/>
        <w:t xml:space="preserve">Clarke SE, Longtin A, Maler L: </w:t>
      </w:r>
      <w:r w:rsidRPr="00AF3AF5">
        <w:rPr>
          <w:rFonts w:ascii="Arial" w:hAnsi="Arial" w:cs="Arial"/>
          <w:b/>
          <w:bCs/>
          <w:noProof/>
          <w:sz w:val="22"/>
        </w:rPr>
        <w:t>Contrast coding in the electrosensory system: Parallels with visual computation</w:t>
      </w:r>
      <w:r w:rsidRPr="00AF3AF5">
        <w:rPr>
          <w:rFonts w:ascii="Arial" w:hAnsi="Arial" w:cs="Arial"/>
          <w:noProof/>
          <w:sz w:val="22"/>
        </w:rPr>
        <w:t xml:space="preserve">. </w:t>
      </w:r>
      <w:r w:rsidRPr="00AF3AF5">
        <w:rPr>
          <w:rFonts w:ascii="Arial" w:hAnsi="Arial" w:cs="Arial"/>
          <w:i/>
          <w:iCs/>
          <w:noProof/>
          <w:sz w:val="22"/>
        </w:rPr>
        <w:t>Nat Rev Neurosci</w:t>
      </w:r>
      <w:r w:rsidRPr="00AF3AF5">
        <w:rPr>
          <w:rFonts w:ascii="Arial" w:hAnsi="Arial" w:cs="Arial"/>
          <w:noProof/>
          <w:sz w:val="22"/>
        </w:rPr>
        <w:t xml:space="preserve"> 2015, </w:t>
      </w:r>
      <w:r w:rsidRPr="00AF3AF5">
        <w:rPr>
          <w:rFonts w:ascii="Arial" w:hAnsi="Arial" w:cs="Arial"/>
          <w:b/>
          <w:bCs/>
          <w:noProof/>
          <w:sz w:val="22"/>
        </w:rPr>
        <w:t>16</w:t>
      </w:r>
      <w:r w:rsidRPr="00AF3AF5">
        <w:rPr>
          <w:rFonts w:ascii="Arial" w:hAnsi="Arial" w:cs="Arial"/>
          <w:noProof/>
          <w:sz w:val="22"/>
        </w:rPr>
        <w:t>:733–744.</w:t>
      </w:r>
    </w:p>
    <w:p w14:paraId="564DC91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10. </w:t>
      </w:r>
      <w:r w:rsidRPr="00AF3AF5">
        <w:rPr>
          <w:rFonts w:ascii="Arial" w:hAnsi="Arial" w:cs="Arial"/>
          <w:noProof/>
          <w:sz w:val="22"/>
        </w:rPr>
        <w:tab/>
        <w:t xml:space="preserve">Dahmen JC, Keating P, Nodal FR, Schulz AL, King AJ: </w:t>
      </w:r>
      <w:r w:rsidRPr="00AF3AF5">
        <w:rPr>
          <w:rFonts w:ascii="Arial" w:hAnsi="Arial" w:cs="Arial"/>
          <w:b/>
          <w:bCs/>
          <w:noProof/>
          <w:sz w:val="22"/>
        </w:rPr>
        <w:t>Adaptation to Stimulus Statistics in the Perception and Neural Representation of Auditory Space</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2010, </w:t>
      </w:r>
      <w:r w:rsidRPr="00AF3AF5">
        <w:rPr>
          <w:rFonts w:ascii="Arial" w:hAnsi="Arial" w:cs="Arial"/>
          <w:b/>
          <w:bCs/>
          <w:noProof/>
          <w:sz w:val="22"/>
        </w:rPr>
        <w:t>66</w:t>
      </w:r>
      <w:r w:rsidRPr="00AF3AF5">
        <w:rPr>
          <w:rFonts w:ascii="Arial" w:hAnsi="Arial" w:cs="Arial"/>
          <w:noProof/>
          <w:sz w:val="22"/>
        </w:rPr>
        <w:t>:937–948.</w:t>
      </w:r>
    </w:p>
    <w:p w14:paraId="0127660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11. </w:t>
      </w:r>
      <w:r w:rsidRPr="00AF3AF5">
        <w:rPr>
          <w:rFonts w:ascii="Arial" w:hAnsi="Arial" w:cs="Arial"/>
          <w:noProof/>
          <w:sz w:val="22"/>
        </w:rPr>
        <w:tab/>
        <w:t xml:space="preserve">Wen B, Wang GI, Dean I, Delgutte B: </w:t>
      </w:r>
      <w:r w:rsidRPr="00AF3AF5">
        <w:rPr>
          <w:rFonts w:ascii="Arial" w:hAnsi="Arial" w:cs="Arial"/>
          <w:b/>
          <w:bCs/>
          <w:noProof/>
          <w:sz w:val="22"/>
        </w:rPr>
        <w:t>Time course of dynamic range adaptation in the auditory nerve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2012, </w:t>
      </w:r>
      <w:r w:rsidRPr="00AF3AF5">
        <w:rPr>
          <w:rFonts w:ascii="Arial" w:hAnsi="Arial" w:cs="Arial"/>
          <w:b/>
          <w:bCs/>
          <w:noProof/>
          <w:sz w:val="22"/>
        </w:rPr>
        <w:t>108</w:t>
      </w:r>
      <w:r w:rsidRPr="00AF3AF5">
        <w:rPr>
          <w:rFonts w:ascii="Arial" w:hAnsi="Arial" w:cs="Arial"/>
          <w:noProof/>
          <w:sz w:val="22"/>
        </w:rPr>
        <w:t>:69–82.</w:t>
      </w:r>
    </w:p>
    <w:p w14:paraId="5F80B2C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12. </w:t>
      </w:r>
      <w:r w:rsidRPr="00AF3AF5">
        <w:rPr>
          <w:rFonts w:ascii="Arial" w:hAnsi="Arial" w:cs="Arial"/>
          <w:noProof/>
          <w:sz w:val="22"/>
        </w:rPr>
        <w:tab/>
        <w:t xml:space="preserve">Dean I, Harper NS, McAlpine D: </w:t>
      </w:r>
      <w:r w:rsidRPr="00AF3AF5">
        <w:rPr>
          <w:rFonts w:ascii="Arial" w:hAnsi="Arial" w:cs="Arial"/>
          <w:b/>
          <w:bCs/>
          <w:noProof/>
          <w:sz w:val="22"/>
        </w:rPr>
        <w:t>Neural population coding of sound level adapts to stimulus statistics.</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2005, </w:t>
      </w:r>
      <w:r w:rsidRPr="00AF3AF5">
        <w:rPr>
          <w:rFonts w:ascii="Arial" w:hAnsi="Arial" w:cs="Arial"/>
          <w:b/>
          <w:bCs/>
          <w:noProof/>
          <w:sz w:val="22"/>
        </w:rPr>
        <w:t>8</w:t>
      </w:r>
      <w:r w:rsidRPr="00AF3AF5">
        <w:rPr>
          <w:rFonts w:ascii="Arial" w:hAnsi="Arial" w:cs="Arial"/>
          <w:noProof/>
          <w:sz w:val="22"/>
        </w:rPr>
        <w:t>:1684–1689.</w:t>
      </w:r>
    </w:p>
    <w:p w14:paraId="6757D057"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13. </w:t>
      </w:r>
      <w:r w:rsidRPr="00AF3AF5">
        <w:rPr>
          <w:rFonts w:ascii="Arial" w:hAnsi="Arial" w:cs="Arial"/>
          <w:noProof/>
          <w:sz w:val="22"/>
        </w:rPr>
        <w:tab/>
        <w:t xml:space="preserve">Wen B, Wang GI, Dean I, Delgutte B: </w:t>
      </w:r>
      <w:r w:rsidRPr="00AF3AF5">
        <w:rPr>
          <w:rFonts w:ascii="Arial" w:hAnsi="Arial" w:cs="Arial"/>
          <w:b/>
          <w:bCs/>
          <w:noProof/>
          <w:sz w:val="22"/>
        </w:rPr>
        <w:t>Dynamic range adaptation to sound level statistics in the auditory nerve</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2009, </w:t>
      </w:r>
      <w:r w:rsidRPr="00AF3AF5">
        <w:rPr>
          <w:rFonts w:ascii="Arial" w:hAnsi="Arial" w:cs="Arial"/>
          <w:b/>
          <w:bCs/>
          <w:noProof/>
          <w:sz w:val="22"/>
        </w:rPr>
        <w:t>29</w:t>
      </w:r>
      <w:r w:rsidRPr="00AF3AF5">
        <w:rPr>
          <w:rFonts w:ascii="Arial" w:hAnsi="Arial" w:cs="Arial"/>
          <w:noProof/>
          <w:sz w:val="22"/>
        </w:rPr>
        <w:t>:13797–13808.</w:t>
      </w:r>
    </w:p>
    <w:p w14:paraId="2EE0808F"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14. </w:t>
      </w:r>
      <w:r w:rsidRPr="00AF3AF5">
        <w:rPr>
          <w:rFonts w:ascii="Arial" w:hAnsi="Arial" w:cs="Arial"/>
          <w:noProof/>
          <w:sz w:val="22"/>
        </w:rPr>
        <w:tab/>
        <w:t xml:space="preserve">Rabinowitz NC, Willmore BDB, Schnupp JWH, King AJ: </w:t>
      </w:r>
      <w:r w:rsidRPr="00AF3AF5">
        <w:rPr>
          <w:rFonts w:ascii="Arial" w:hAnsi="Arial" w:cs="Arial"/>
          <w:b/>
          <w:bCs/>
          <w:noProof/>
          <w:sz w:val="22"/>
        </w:rPr>
        <w:t>Contrast Gain Control in Auditory Cortex</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2011, </w:t>
      </w:r>
      <w:r w:rsidRPr="00AF3AF5">
        <w:rPr>
          <w:rFonts w:ascii="Arial" w:hAnsi="Arial" w:cs="Arial"/>
          <w:b/>
          <w:bCs/>
          <w:noProof/>
          <w:sz w:val="22"/>
        </w:rPr>
        <w:t>70</w:t>
      </w:r>
      <w:r w:rsidRPr="00AF3AF5">
        <w:rPr>
          <w:rFonts w:ascii="Arial" w:hAnsi="Arial" w:cs="Arial"/>
          <w:noProof/>
          <w:sz w:val="22"/>
        </w:rPr>
        <w:t>:1178–1191.</w:t>
      </w:r>
    </w:p>
    <w:p w14:paraId="75B0B773"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15. </w:t>
      </w:r>
      <w:r w:rsidRPr="00AF3AF5">
        <w:rPr>
          <w:rFonts w:ascii="Arial" w:hAnsi="Arial" w:cs="Arial"/>
          <w:noProof/>
          <w:sz w:val="22"/>
        </w:rPr>
        <w:tab/>
        <w:t xml:space="preserve">Rabinowitz NC, Willmore BDB, King AJ, Schnupp JWH: </w:t>
      </w:r>
      <w:r w:rsidRPr="00AF3AF5">
        <w:rPr>
          <w:rFonts w:ascii="Arial" w:hAnsi="Arial" w:cs="Arial"/>
          <w:b/>
          <w:bCs/>
          <w:noProof/>
          <w:sz w:val="22"/>
        </w:rPr>
        <w:t>Constructing Noise-Invariant Representations of Sound in the Auditory Pathway</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2013, </w:t>
      </w:r>
      <w:r w:rsidRPr="00AF3AF5">
        <w:rPr>
          <w:rFonts w:ascii="Arial" w:hAnsi="Arial" w:cs="Arial"/>
          <w:b/>
          <w:bCs/>
          <w:noProof/>
          <w:sz w:val="22"/>
        </w:rPr>
        <w:t>11</w:t>
      </w:r>
      <w:r w:rsidRPr="00AF3AF5">
        <w:rPr>
          <w:rFonts w:ascii="Arial" w:hAnsi="Arial" w:cs="Arial"/>
          <w:noProof/>
          <w:sz w:val="22"/>
        </w:rPr>
        <w:t>.</w:t>
      </w:r>
    </w:p>
    <w:p w14:paraId="177ABE4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16. </w:t>
      </w:r>
      <w:r w:rsidRPr="00AF3AF5">
        <w:rPr>
          <w:rFonts w:ascii="Arial" w:hAnsi="Arial" w:cs="Arial"/>
          <w:noProof/>
          <w:sz w:val="22"/>
        </w:rPr>
        <w:tab/>
        <w:t xml:space="preserve">Willmore BDB, Cooke JE, King AJ: </w:t>
      </w:r>
      <w:r w:rsidRPr="00AF3AF5">
        <w:rPr>
          <w:rFonts w:ascii="Arial" w:hAnsi="Arial" w:cs="Arial"/>
          <w:b/>
          <w:bCs/>
          <w:noProof/>
          <w:sz w:val="22"/>
        </w:rPr>
        <w:t>Hearing in noisy environments: noise invariance and contrast gain control.</w:t>
      </w:r>
      <w:r w:rsidRPr="00AF3AF5">
        <w:rPr>
          <w:rFonts w:ascii="Arial" w:hAnsi="Arial" w:cs="Arial"/>
          <w:noProof/>
          <w:sz w:val="22"/>
        </w:rPr>
        <w:t xml:space="preserve"> </w:t>
      </w:r>
      <w:r w:rsidRPr="00AF3AF5">
        <w:rPr>
          <w:rFonts w:ascii="Arial" w:hAnsi="Arial" w:cs="Arial"/>
          <w:i/>
          <w:iCs/>
          <w:noProof/>
          <w:sz w:val="22"/>
        </w:rPr>
        <w:t>J Physiol</w:t>
      </w:r>
      <w:r w:rsidRPr="00AF3AF5">
        <w:rPr>
          <w:rFonts w:ascii="Arial" w:hAnsi="Arial" w:cs="Arial"/>
          <w:noProof/>
          <w:sz w:val="22"/>
        </w:rPr>
        <w:t xml:space="preserve"> 2014, </w:t>
      </w:r>
      <w:r w:rsidRPr="00AF3AF5">
        <w:rPr>
          <w:rFonts w:ascii="Arial" w:hAnsi="Arial" w:cs="Arial"/>
          <w:b/>
          <w:bCs/>
          <w:noProof/>
          <w:sz w:val="22"/>
        </w:rPr>
        <w:t>592</w:t>
      </w:r>
      <w:r w:rsidRPr="00AF3AF5">
        <w:rPr>
          <w:rFonts w:ascii="Arial" w:hAnsi="Arial" w:cs="Arial"/>
          <w:noProof/>
          <w:sz w:val="22"/>
        </w:rPr>
        <w:t>:3371–3381.</w:t>
      </w:r>
    </w:p>
    <w:p w14:paraId="5AE1604F"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17. </w:t>
      </w:r>
      <w:r w:rsidRPr="00AF3AF5">
        <w:rPr>
          <w:rFonts w:ascii="Arial" w:hAnsi="Arial" w:cs="Arial"/>
          <w:noProof/>
          <w:sz w:val="22"/>
        </w:rPr>
        <w:tab/>
        <w:t xml:space="preserve">Cooke JE, King AJ, Willmore BDB, Schnupp JWH: </w:t>
      </w:r>
      <w:r w:rsidRPr="00AF3AF5">
        <w:rPr>
          <w:rFonts w:ascii="Arial" w:hAnsi="Arial" w:cs="Arial"/>
          <w:b/>
          <w:bCs/>
          <w:noProof/>
          <w:sz w:val="22"/>
        </w:rPr>
        <w:t>Contrast gain control in mouse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2018, </w:t>
      </w:r>
      <w:r w:rsidRPr="00AF3AF5">
        <w:rPr>
          <w:rFonts w:ascii="Arial" w:hAnsi="Arial" w:cs="Arial"/>
          <w:b/>
          <w:bCs/>
          <w:noProof/>
          <w:sz w:val="22"/>
        </w:rPr>
        <w:t>120</w:t>
      </w:r>
      <w:r w:rsidRPr="00AF3AF5">
        <w:rPr>
          <w:rFonts w:ascii="Arial" w:hAnsi="Arial" w:cs="Arial"/>
          <w:noProof/>
          <w:sz w:val="22"/>
        </w:rPr>
        <w:t>:1872–1884.</w:t>
      </w:r>
    </w:p>
    <w:p w14:paraId="1338A65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18. </w:t>
      </w:r>
      <w:r w:rsidRPr="00AF3AF5">
        <w:rPr>
          <w:rFonts w:ascii="Arial" w:hAnsi="Arial" w:cs="Arial"/>
          <w:noProof/>
          <w:sz w:val="22"/>
        </w:rPr>
        <w:tab/>
        <w:t xml:space="preserve">Cooke JE, Kahn MC, Mann EO, King AJ, Schnupp JWH, Willmore BDB: </w:t>
      </w:r>
      <w:r w:rsidRPr="00AF3AF5">
        <w:rPr>
          <w:rFonts w:ascii="Arial" w:hAnsi="Arial" w:cs="Arial"/>
          <w:b/>
          <w:bCs/>
          <w:noProof/>
          <w:sz w:val="22"/>
        </w:rPr>
        <w:t>Contrast gain control occurs independently of both parvalbumin-positive interneuron activity and shunting inhibition in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2020, </w:t>
      </w:r>
      <w:r w:rsidRPr="00AF3AF5">
        <w:rPr>
          <w:rFonts w:ascii="Arial" w:hAnsi="Arial" w:cs="Arial"/>
          <w:b/>
          <w:bCs/>
          <w:noProof/>
          <w:sz w:val="22"/>
        </w:rPr>
        <w:t>123</w:t>
      </w:r>
      <w:r w:rsidRPr="00AF3AF5">
        <w:rPr>
          <w:rFonts w:ascii="Arial" w:hAnsi="Arial" w:cs="Arial"/>
          <w:noProof/>
          <w:sz w:val="22"/>
        </w:rPr>
        <w:t>:1536–1551.</w:t>
      </w:r>
    </w:p>
    <w:p w14:paraId="7F524A2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19. </w:t>
      </w:r>
      <w:r w:rsidRPr="00AF3AF5">
        <w:rPr>
          <w:rFonts w:ascii="Arial" w:hAnsi="Arial" w:cs="Arial"/>
          <w:noProof/>
          <w:sz w:val="22"/>
        </w:rPr>
        <w:tab/>
        <w:t xml:space="preserve">DeWeese M, Zador A: </w:t>
      </w:r>
      <w:r w:rsidRPr="00AF3AF5">
        <w:rPr>
          <w:rFonts w:ascii="Arial" w:hAnsi="Arial" w:cs="Arial"/>
          <w:b/>
          <w:bCs/>
          <w:noProof/>
          <w:sz w:val="22"/>
        </w:rPr>
        <w:t>Asymmetric Dynamics in Optimal Variance Adaptation</w:t>
      </w:r>
      <w:r w:rsidRPr="00AF3AF5">
        <w:rPr>
          <w:rFonts w:ascii="Arial" w:hAnsi="Arial" w:cs="Arial"/>
          <w:noProof/>
          <w:sz w:val="22"/>
        </w:rPr>
        <w:t xml:space="preserve">. </w:t>
      </w:r>
      <w:r w:rsidRPr="00AF3AF5">
        <w:rPr>
          <w:rFonts w:ascii="Arial" w:hAnsi="Arial" w:cs="Arial"/>
          <w:i/>
          <w:iCs/>
          <w:noProof/>
          <w:sz w:val="22"/>
        </w:rPr>
        <w:t>Neural Comput</w:t>
      </w:r>
      <w:r w:rsidRPr="00AF3AF5">
        <w:rPr>
          <w:rFonts w:ascii="Arial" w:hAnsi="Arial" w:cs="Arial"/>
          <w:noProof/>
          <w:sz w:val="22"/>
        </w:rPr>
        <w:t xml:space="preserve"> 1998, </w:t>
      </w:r>
      <w:r w:rsidRPr="00AF3AF5">
        <w:rPr>
          <w:rFonts w:ascii="Arial" w:hAnsi="Arial" w:cs="Arial"/>
          <w:b/>
          <w:bCs/>
          <w:noProof/>
          <w:sz w:val="22"/>
        </w:rPr>
        <w:t>10</w:t>
      </w:r>
      <w:r w:rsidRPr="00AF3AF5">
        <w:rPr>
          <w:rFonts w:ascii="Arial" w:hAnsi="Arial" w:cs="Arial"/>
          <w:noProof/>
          <w:sz w:val="22"/>
        </w:rPr>
        <w:t>:1179–1202.</w:t>
      </w:r>
    </w:p>
    <w:p w14:paraId="12F4496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20. </w:t>
      </w:r>
      <w:r w:rsidRPr="00AF3AF5">
        <w:rPr>
          <w:rFonts w:ascii="Arial" w:hAnsi="Arial" w:cs="Arial"/>
          <w:noProof/>
          <w:sz w:val="22"/>
        </w:rPr>
        <w:tab/>
        <w:t xml:space="preserve">Wen B, Wang GI, Dean I, Delgutte B: </w:t>
      </w:r>
      <w:r w:rsidRPr="00AF3AF5">
        <w:rPr>
          <w:rFonts w:ascii="Arial" w:hAnsi="Arial" w:cs="Arial"/>
          <w:b/>
          <w:bCs/>
          <w:noProof/>
          <w:sz w:val="22"/>
        </w:rPr>
        <w:t>Time course of dynamic range adaptation in the auditory nerve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2012, </w:t>
      </w:r>
      <w:r w:rsidRPr="00AF3AF5">
        <w:rPr>
          <w:rFonts w:ascii="Arial" w:hAnsi="Arial" w:cs="Arial"/>
          <w:b/>
          <w:bCs/>
          <w:noProof/>
          <w:sz w:val="22"/>
        </w:rPr>
        <w:t>108</w:t>
      </w:r>
      <w:r w:rsidRPr="00AF3AF5">
        <w:rPr>
          <w:rFonts w:ascii="Arial" w:hAnsi="Arial" w:cs="Arial"/>
          <w:noProof/>
          <w:sz w:val="22"/>
        </w:rPr>
        <w:t>:69–82.</w:t>
      </w:r>
    </w:p>
    <w:p w14:paraId="40B1094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21. </w:t>
      </w:r>
      <w:r w:rsidRPr="00AF3AF5">
        <w:rPr>
          <w:rFonts w:ascii="Arial" w:hAnsi="Arial" w:cs="Arial"/>
          <w:noProof/>
          <w:sz w:val="22"/>
        </w:rPr>
        <w:tab/>
        <w:t xml:space="preserve">Młynarski W, Hermundstad AM: </w:t>
      </w:r>
      <w:r w:rsidRPr="00AF3AF5">
        <w:rPr>
          <w:rFonts w:ascii="Arial" w:hAnsi="Arial" w:cs="Arial"/>
          <w:b/>
          <w:bCs/>
          <w:noProof/>
          <w:sz w:val="22"/>
        </w:rPr>
        <w:t>Adaptability and efficiency in neural coding</w:t>
      </w:r>
      <w:r w:rsidRPr="00AF3AF5">
        <w:rPr>
          <w:rFonts w:ascii="Arial" w:hAnsi="Arial" w:cs="Arial"/>
          <w:noProof/>
          <w:sz w:val="22"/>
        </w:rPr>
        <w:t xml:space="preserve">. </w:t>
      </w:r>
      <w:r w:rsidRPr="00AF3AF5">
        <w:rPr>
          <w:rFonts w:ascii="Arial" w:hAnsi="Arial" w:cs="Arial"/>
          <w:i/>
          <w:iCs/>
          <w:noProof/>
          <w:sz w:val="22"/>
        </w:rPr>
        <w:t>bioRxiv</w:t>
      </w:r>
      <w:r w:rsidRPr="00AF3AF5">
        <w:rPr>
          <w:rFonts w:ascii="Arial" w:hAnsi="Arial" w:cs="Arial"/>
          <w:noProof/>
          <w:sz w:val="22"/>
        </w:rPr>
        <w:t xml:space="preserve"> 2019, doi:10.1101/669200.</w:t>
      </w:r>
    </w:p>
    <w:p w14:paraId="62BEA5B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22. </w:t>
      </w:r>
      <w:r w:rsidRPr="00AF3AF5">
        <w:rPr>
          <w:rFonts w:ascii="Arial" w:hAnsi="Arial" w:cs="Arial"/>
          <w:noProof/>
          <w:sz w:val="22"/>
        </w:rPr>
        <w:tab/>
        <w:t xml:space="preserve">Młynarski WF, Hermundstad AM: </w:t>
      </w:r>
      <w:r w:rsidRPr="00AF3AF5">
        <w:rPr>
          <w:rFonts w:ascii="Arial" w:hAnsi="Arial" w:cs="Arial"/>
          <w:b/>
          <w:bCs/>
          <w:noProof/>
          <w:sz w:val="22"/>
        </w:rPr>
        <w:t>Adaptive coding for dynamic sensory inference</w:t>
      </w:r>
      <w:r w:rsidRPr="00AF3AF5">
        <w:rPr>
          <w:rFonts w:ascii="Arial" w:hAnsi="Arial" w:cs="Arial"/>
          <w:noProof/>
          <w:sz w:val="22"/>
        </w:rPr>
        <w:t xml:space="preserve">. </w:t>
      </w:r>
      <w:r w:rsidRPr="00AF3AF5">
        <w:rPr>
          <w:rFonts w:ascii="Arial" w:hAnsi="Arial" w:cs="Arial"/>
          <w:i/>
          <w:iCs/>
          <w:noProof/>
          <w:sz w:val="22"/>
        </w:rPr>
        <w:t>Elife</w:t>
      </w:r>
      <w:r w:rsidRPr="00AF3AF5">
        <w:rPr>
          <w:rFonts w:ascii="Arial" w:hAnsi="Arial" w:cs="Arial"/>
          <w:noProof/>
          <w:sz w:val="22"/>
        </w:rPr>
        <w:t xml:space="preserve"> 2018, </w:t>
      </w:r>
      <w:r w:rsidRPr="00AF3AF5">
        <w:rPr>
          <w:rFonts w:ascii="Arial" w:hAnsi="Arial" w:cs="Arial"/>
          <w:b/>
          <w:bCs/>
          <w:noProof/>
          <w:sz w:val="22"/>
        </w:rPr>
        <w:t>7</w:t>
      </w:r>
      <w:r w:rsidRPr="00AF3AF5">
        <w:rPr>
          <w:rFonts w:ascii="Arial" w:hAnsi="Arial" w:cs="Arial"/>
          <w:noProof/>
          <w:sz w:val="22"/>
        </w:rPr>
        <w:t>.</w:t>
      </w:r>
    </w:p>
    <w:p w14:paraId="46E92A8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23. </w:t>
      </w:r>
      <w:r w:rsidRPr="00AF3AF5">
        <w:rPr>
          <w:rFonts w:ascii="Arial" w:hAnsi="Arial" w:cs="Arial"/>
          <w:noProof/>
          <w:sz w:val="22"/>
        </w:rPr>
        <w:tab/>
        <w:t xml:space="preserve">Wei X-X, Stocker AA: </w:t>
      </w:r>
      <w:r w:rsidRPr="00AF3AF5">
        <w:rPr>
          <w:rFonts w:ascii="Arial" w:hAnsi="Arial" w:cs="Arial"/>
          <w:b/>
          <w:bCs/>
          <w:noProof/>
          <w:sz w:val="22"/>
        </w:rPr>
        <w:t>A Bayesian observer model constrained by efficient coding can explain “anti-Bayesian” percepts</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2015, </w:t>
      </w:r>
      <w:r w:rsidRPr="00AF3AF5">
        <w:rPr>
          <w:rFonts w:ascii="Arial" w:hAnsi="Arial" w:cs="Arial"/>
          <w:b/>
          <w:bCs/>
          <w:noProof/>
          <w:sz w:val="22"/>
        </w:rPr>
        <w:t>18</w:t>
      </w:r>
      <w:r w:rsidRPr="00AF3AF5">
        <w:rPr>
          <w:rFonts w:ascii="Arial" w:hAnsi="Arial" w:cs="Arial"/>
          <w:noProof/>
          <w:sz w:val="22"/>
        </w:rPr>
        <w:t>:1509–1517.</w:t>
      </w:r>
    </w:p>
    <w:p w14:paraId="7A11B2A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24. </w:t>
      </w:r>
      <w:r w:rsidRPr="00AF3AF5">
        <w:rPr>
          <w:rFonts w:ascii="Arial" w:hAnsi="Arial" w:cs="Arial"/>
          <w:noProof/>
          <w:sz w:val="22"/>
        </w:rPr>
        <w:tab/>
        <w:t xml:space="preserve">Lohse M, Bajo VM, King AJ, Willmore BDB: </w:t>
      </w:r>
      <w:r w:rsidRPr="00AF3AF5">
        <w:rPr>
          <w:rFonts w:ascii="Arial" w:hAnsi="Arial" w:cs="Arial"/>
          <w:b/>
          <w:bCs/>
          <w:noProof/>
          <w:sz w:val="22"/>
        </w:rPr>
        <w:t>Neural circuits underlying auditory contrast gain control and their perceptual implications</w:t>
      </w:r>
      <w:r w:rsidRPr="00AF3AF5">
        <w:rPr>
          <w:rFonts w:ascii="Arial" w:hAnsi="Arial" w:cs="Arial"/>
          <w:noProof/>
          <w:sz w:val="22"/>
        </w:rPr>
        <w:t xml:space="preserve">. </w:t>
      </w:r>
      <w:r w:rsidRPr="00AF3AF5">
        <w:rPr>
          <w:rFonts w:ascii="Arial" w:hAnsi="Arial" w:cs="Arial"/>
          <w:i/>
          <w:iCs/>
          <w:noProof/>
          <w:sz w:val="22"/>
        </w:rPr>
        <w:t>Nat Commun</w:t>
      </w:r>
      <w:r w:rsidRPr="00AF3AF5">
        <w:rPr>
          <w:rFonts w:ascii="Arial" w:hAnsi="Arial" w:cs="Arial"/>
          <w:noProof/>
          <w:sz w:val="22"/>
        </w:rPr>
        <w:t xml:space="preserve"> 2020, </w:t>
      </w:r>
      <w:r w:rsidRPr="00AF3AF5">
        <w:rPr>
          <w:rFonts w:ascii="Arial" w:hAnsi="Arial" w:cs="Arial"/>
          <w:b/>
          <w:bCs/>
          <w:noProof/>
          <w:sz w:val="22"/>
        </w:rPr>
        <w:t>11</w:t>
      </w:r>
      <w:r w:rsidRPr="00AF3AF5">
        <w:rPr>
          <w:rFonts w:ascii="Arial" w:hAnsi="Arial" w:cs="Arial"/>
          <w:noProof/>
          <w:sz w:val="22"/>
        </w:rPr>
        <w:t>:1–13.</w:t>
      </w:r>
    </w:p>
    <w:p w14:paraId="14002F5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25. </w:t>
      </w:r>
      <w:r w:rsidRPr="00AF3AF5">
        <w:rPr>
          <w:rFonts w:ascii="Arial" w:hAnsi="Arial" w:cs="Arial"/>
          <w:noProof/>
          <w:sz w:val="22"/>
        </w:rPr>
        <w:tab/>
        <w:t xml:space="preserve">Li N, Daie K, Svoboda K, Druckmann S: </w:t>
      </w:r>
      <w:r w:rsidRPr="00AF3AF5">
        <w:rPr>
          <w:rFonts w:ascii="Arial" w:hAnsi="Arial" w:cs="Arial"/>
          <w:b/>
          <w:bCs/>
          <w:noProof/>
          <w:sz w:val="22"/>
        </w:rPr>
        <w:t>Robust neuronal dynamics in premotor cortex during motor planning</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2016, </w:t>
      </w:r>
      <w:r w:rsidRPr="00AF3AF5">
        <w:rPr>
          <w:rFonts w:ascii="Arial" w:hAnsi="Arial" w:cs="Arial"/>
          <w:b/>
          <w:bCs/>
          <w:noProof/>
          <w:sz w:val="22"/>
        </w:rPr>
        <w:t>532</w:t>
      </w:r>
      <w:r w:rsidRPr="00AF3AF5">
        <w:rPr>
          <w:rFonts w:ascii="Arial" w:hAnsi="Arial" w:cs="Arial"/>
          <w:noProof/>
          <w:sz w:val="22"/>
        </w:rPr>
        <w:t>:459–464.</w:t>
      </w:r>
    </w:p>
    <w:p w14:paraId="6625527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26. </w:t>
      </w:r>
      <w:r w:rsidRPr="00AF3AF5">
        <w:rPr>
          <w:rFonts w:ascii="Arial" w:hAnsi="Arial" w:cs="Arial"/>
          <w:noProof/>
          <w:sz w:val="22"/>
        </w:rPr>
        <w:tab/>
        <w:t xml:space="preserve">Christison-Lagay KL, Bennur S, Cohen YE: </w:t>
      </w:r>
      <w:r w:rsidRPr="00AF3AF5">
        <w:rPr>
          <w:rFonts w:ascii="Arial" w:hAnsi="Arial" w:cs="Arial"/>
          <w:b/>
          <w:bCs/>
          <w:noProof/>
          <w:sz w:val="22"/>
        </w:rPr>
        <w:t>Contribution of spiking activity in the primary auditory cortex to detection in noise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2017, </w:t>
      </w:r>
      <w:r w:rsidRPr="00AF3AF5">
        <w:rPr>
          <w:rFonts w:ascii="Arial" w:hAnsi="Arial" w:cs="Arial"/>
          <w:b/>
          <w:bCs/>
          <w:noProof/>
          <w:sz w:val="22"/>
        </w:rPr>
        <w:t>118</w:t>
      </w:r>
      <w:r w:rsidRPr="00AF3AF5">
        <w:rPr>
          <w:rFonts w:ascii="Arial" w:hAnsi="Arial" w:cs="Arial"/>
          <w:noProof/>
          <w:sz w:val="22"/>
        </w:rPr>
        <w:t>:3118–3131.</w:t>
      </w:r>
    </w:p>
    <w:p w14:paraId="40D9264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27. </w:t>
      </w:r>
      <w:r w:rsidRPr="00AF3AF5">
        <w:rPr>
          <w:rFonts w:ascii="Arial" w:hAnsi="Arial" w:cs="Arial"/>
          <w:noProof/>
          <w:sz w:val="22"/>
        </w:rPr>
        <w:tab/>
        <w:t xml:space="preserve">Sahani M, Linden JF: </w:t>
      </w:r>
      <w:r w:rsidRPr="00AF3AF5">
        <w:rPr>
          <w:rFonts w:ascii="Arial" w:hAnsi="Arial" w:cs="Arial"/>
          <w:b/>
          <w:bCs/>
          <w:noProof/>
          <w:sz w:val="22"/>
        </w:rPr>
        <w:t xml:space="preserve">How Linear are Auditory Cortical Responses ? </w:t>
      </w:r>
      <w:r w:rsidRPr="00AF3AF5">
        <w:rPr>
          <w:rFonts w:ascii="Cambria Math" w:hAnsi="Cambria Math" w:cs="Cambria Math"/>
          <w:b/>
          <w:bCs/>
          <w:noProof/>
          <w:sz w:val="22"/>
        </w:rPr>
        <w:t>∗</w:t>
      </w:r>
      <w:r w:rsidRPr="00AF3AF5">
        <w:rPr>
          <w:rFonts w:ascii="Arial" w:hAnsi="Arial" w:cs="Arial"/>
          <w:noProof/>
          <w:sz w:val="22"/>
        </w:rPr>
        <w:t xml:space="preserve">. </w:t>
      </w:r>
      <w:r w:rsidRPr="00AF3AF5">
        <w:rPr>
          <w:rFonts w:ascii="Arial" w:hAnsi="Arial" w:cs="Arial"/>
          <w:i/>
          <w:iCs/>
          <w:noProof/>
          <w:sz w:val="22"/>
        </w:rPr>
        <w:t>Adv Neural Inf Process Syst</w:t>
      </w:r>
      <w:r w:rsidRPr="00AF3AF5">
        <w:rPr>
          <w:rFonts w:ascii="Arial" w:hAnsi="Arial" w:cs="Arial"/>
          <w:noProof/>
          <w:sz w:val="22"/>
        </w:rPr>
        <w:t xml:space="preserve"> 2003, doi:10.1124/dmd.105.005157.concerning.</w:t>
      </w:r>
    </w:p>
    <w:p w14:paraId="659E281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28. </w:t>
      </w:r>
      <w:r w:rsidRPr="00AF3AF5">
        <w:rPr>
          <w:rFonts w:ascii="Arial" w:hAnsi="Arial" w:cs="Arial"/>
          <w:noProof/>
          <w:sz w:val="22"/>
        </w:rPr>
        <w:tab/>
        <w:t xml:space="preserve">Rabinowitz NC, Willmore BDB, King AJ, Schnupp JWH: </w:t>
      </w:r>
      <w:r w:rsidRPr="00AF3AF5">
        <w:rPr>
          <w:rFonts w:ascii="Arial" w:hAnsi="Arial" w:cs="Arial"/>
          <w:b/>
          <w:bCs/>
          <w:noProof/>
          <w:sz w:val="22"/>
        </w:rPr>
        <w:t>Constructing Noise-Invariant Representations of Sound in the Auditory Pathway</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2013, </w:t>
      </w:r>
      <w:r w:rsidRPr="00AF3AF5">
        <w:rPr>
          <w:rFonts w:ascii="Arial" w:hAnsi="Arial" w:cs="Arial"/>
          <w:b/>
          <w:bCs/>
          <w:noProof/>
          <w:sz w:val="22"/>
        </w:rPr>
        <w:t>11</w:t>
      </w:r>
      <w:r w:rsidRPr="00AF3AF5">
        <w:rPr>
          <w:rFonts w:ascii="Arial" w:hAnsi="Arial" w:cs="Arial"/>
          <w:noProof/>
          <w:sz w:val="22"/>
        </w:rPr>
        <w:t>:e1001710.</w:t>
      </w:r>
    </w:p>
    <w:p w14:paraId="7F75D4D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lastRenderedPageBreak/>
        <w:t xml:space="preserve">29. </w:t>
      </w:r>
      <w:r w:rsidRPr="00AF3AF5">
        <w:rPr>
          <w:rFonts w:ascii="Arial" w:hAnsi="Arial" w:cs="Arial"/>
          <w:noProof/>
          <w:sz w:val="22"/>
        </w:rPr>
        <w:tab/>
        <w:t xml:space="preserve">Ulanovsky N, Las L, Nelken I: </w:t>
      </w:r>
      <w:r w:rsidRPr="00AF3AF5">
        <w:rPr>
          <w:rFonts w:ascii="Arial" w:hAnsi="Arial" w:cs="Arial"/>
          <w:b/>
          <w:bCs/>
          <w:noProof/>
          <w:sz w:val="22"/>
        </w:rPr>
        <w:t>Processing of low-probability sounds by cortical neurons</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2003, </w:t>
      </w:r>
      <w:r w:rsidRPr="00AF3AF5">
        <w:rPr>
          <w:rFonts w:ascii="Arial" w:hAnsi="Arial" w:cs="Arial"/>
          <w:b/>
          <w:bCs/>
          <w:noProof/>
          <w:sz w:val="22"/>
        </w:rPr>
        <w:t>6</w:t>
      </w:r>
      <w:r w:rsidRPr="00AF3AF5">
        <w:rPr>
          <w:rFonts w:ascii="Arial" w:hAnsi="Arial" w:cs="Arial"/>
          <w:noProof/>
          <w:sz w:val="22"/>
        </w:rPr>
        <w:t>:391–398.</w:t>
      </w:r>
    </w:p>
    <w:p w14:paraId="667278E5"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30. </w:t>
      </w:r>
      <w:r w:rsidRPr="00AF3AF5">
        <w:rPr>
          <w:rFonts w:ascii="Arial" w:hAnsi="Arial" w:cs="Arial"/>
          <w:noProof/>
          <w:sz w:val="22"/>
        </w:rPr>
        <w:tab/>
        <w:t xml:space="preserve">Natan RG, Carruthers IM, Mwilambwe-Tshilobo L, Geffen MN: </w:t>
      </w:r>
      <w:r w:rsidRPr="00AF3AF5">
        <w:rPr>
          <w:rFonts w:ascii="Arial" w:hAnsi="Arial" w:cs="Arial"/>
          <w:b/>
          <w:bCs/>
          <w:noProof/>
          <w:sz w:val="22"/>
        </w:rPr>
        <w:t>Gain Control in the Auditory Cortex Evoked by Changing Temporal Correlation of Sounds</w:t>
      </w:r>
      <w:r w:rsidRPr="00AF3AF5">
        <w:rPr>
          <w:rFonts w:ascii="Arial" w:hAnsi="Arial" w:cs="Arial"/>
          <w:noProof/>
          <w:sz w:val="22"/>
        </w:rPr>
        <w:t xml:space="preserve">. </w:t>
      </w:r>
      <w:r w:rsidRPr="00AF3AF5">
        <w:rPr>
          <w:rFonts w:ascii="Arial" w:hAnsi="Arial" w:cs="Arial"/>
          <w:i/>
          <w:iCs/>
          <w:noProof/>
          <w:sz w:val="22"/>
        </w:rPr>
        <w:t>Cereb Cortex</w:t>
      </w:r>
      <w:r w:rsidRPr="00AF3AF5">
        <w:rPr>
          <w:rFonts w:ascii="Arial" w:hAnsi="Arial" w:cs="Arial"/>
          <w:noProof/>
          <w:sz w:val="22"/>
        </w:rPr>
        <w:t xml:space="preserve"> 2017, </w:t>
      </w:r>
      <w:r w:rsidRPr="00AF3AF5">
        <w:rPr>
          <w:rFonts w:ascii="Arial" w:hAnsi="Arial" w:cs="Arial"/>
          <w:b/>
          <w:bCs/>
          <w:noProof/>
          <w:sz w:val="22"/>
        </w:rPr>
        <w:t>27</w:t>
      </w:r>
      <w:r w:rsidRPr="00AF3AF5">
        <w:rPr>
          <w:rFonts w:ascii="Arial" w:hAnsi="Arial" w:cs="Arial"/>
          <w:noProof/>
          <w:sz w:val="22"/>
        </w:rPr>
        <w:t>:2385–2402.</w:t>
      </w:r>
    </w:p>
    <w:p w14:paraId="5094C5B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31. </w:t>
      </w:r>
      <w:r w:rsidRPr="00AF3AF5">
        <w:rPr>
          <w:rFonts w:ascii="Arial" w:hAnsi="Arial" w:cs="Arial"/>
          <w:noProof/>
          <w:sz w:val="22"/>
        </w:rPr>
        <w:tab/>
        <w:t xml:space="preserve">Pennington JR, David S V.: </w:t>
      </w:r>
      <w:r w:rsidRPr="00AF3AF5">
        <w:rPr>
          <w:rFonts w:ascii="Arial" w:hAnsi="Arial" w:cs="Arial"/>
          <w:b/>
          <w:bCs/>
          <w:noProof/>
          <w:sz w:val="22"/>
        </w:rPr>
        <w:t>Complementary effects of adaptation and gain control on sound encoding in primary auditory cortex</w:t>
      </w:r>
      <w:r w:rsidRPr="00AF3AF5">
        <w:rPr>
          <w:rFonts w:ascii="Arial" w:hAnsi="Arial" w:cs="Arial"/>
          <w:noProof/>
          <w:sz w:val="22"/>
        </w:rPr>
        <w:t xml:space="preserve">. </w:t>
      </w:r>
      <w:r w:rsidRPr="00AF3AF5">
        <w:rPr>
          <w:rFonts w:ascii="Arial" w:hAnsi="Arial" w:cs="Arial"/>
          <w:i/>
          <w:iCs/>
          <w:noProof/>
          <w:sz w:val="22"/>
        </w:rPr>
        <w:t>eNeuro</w:t>
      </w:r>
      <w:r w:rsidRPr="00AF3AF5">
        <w:rPr>
          <w:rFonts w:ascii="Arial" w:hAnsi="Arial" w:cs="Arial"/>
          <w:noProof/>
          <w:sz w:val="22"/>
        </w:rPr>
        <w:t xml:space="preserve"> 2020, </w:t>
      </w:r>
      <w:r w:rsidRPr="00AF3AF5">
        <w:rPr>
          <w:rFonts w:ascii="Arial" w:hAnsi="Arial" w:cs="Arial"/>
          <w:b/>
          <w:bCs/>
          <w:noProof/>
          <w:sz w:val="22"/>
        </w:rPr>
        <w:t>7</w:t>
      </w:r>
      <w:r w:rsidRPr="00AF3AF5">
        <w:rPr>
          <w:rFonts w:ascii="Arial" w:hAnsi="Arial" w:cs="Arial"/>
          <w:noProof/>
          <w:sz w:val="22"/>
        </w:rPr>
        <w:t>:1–17.</w:t>
      </w:r>
    </w:p>
    <w:p w14:paraId="767256E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32. </w:t>
      </w:r>
      <w:r w:rsidRPr="00AF3AF5">
        <w:rPr>
          <w:rFonts w:ascii="Arial" w:hAnsi="Arial" w:cs="Arial"/>
          <w:noProof/>
          <w:sz w:val="22"/>
        </w:rPr>
        <w:tab/>
        <w:t xml:space="preserve">Talwar SK, Musial PG, Gerstein GL: </w:t>
      </w:r>
      <w:r w:rsidRPr="00AF3AF5">
        <w:rPr>
          <w:rFonts w:ascii="Arial" w:hAnsi="Arial" w:cs="Arial"/>
          <w:i/>
          <w:iCs/>
          <w:noProof/>
          <w:sz w:val="22"/>
        </w:rPr>
        <w:t>Role of Mammalian Auditory Cortex in the Perception of Elementary Sound Properties</w:t>
      </w:r>
      <w:r w:rsidRPr="00AF3AF5">
        <w:rPr>
          <w:rFonts w:ascii="Arial" w:hAnsi="Arial" w:cs="Arial"/>
          <w:noProof/>
          <w:sz w:val="22"/>
        </w:rPr>
        <w:t>. 2001.</w:t>
      </w:r>
    </w:p>
    <w:p w14:paraId="1B7D7A3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33. </w:t>
      </w:r>
      <w:r w:rsidRPr="00AF3AF5">
        <w:rPr>
          <w:rFonts w:ascii="Arial" w:hAnsi="Arial" w:cs="Arial"/>
          <w:noProof/>
          <w:sz w:val="22"/>
        </w:rPr>
        <w:tab/>
        <w:t xml:space="preserve">Jaramillo S, Zador AM: </w:t>
      </w:r>
      <w:r w:rsidRPr="00AF3AF5">
        <w:rPr>
          <w:rFonts w:ascii="Arial" w:hAnsi="Arial" w:cs="Arial"/>
          <w:i/>
          <w:iCs/>
          <w:noProof/>
          <w:sz w:val="22"/>
        </w:rPr>
        <w:t>Auditory cortex mediates the perceptual effects of acoustic temporal expectation</w:t>
      </w:r>
      <w:r w:rsidRPr="00AF3AF5">
        <w:rPr>
          <w:rFonts w:ascii="Arial" w:hAnsi="Arial" w:cs="Arial"/>
          <w:noProof/>
          <w:sz w:val="22"/>
        </w:rPr>
        <w:t>. 2010.</w:t>
      </w:r>
    </w:p>
    <w:p w14:paraId="37C6922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34. </w:t>
      </w:r>
      <w:r w:rsidRPr="00AF3AF5">
        <w:rPr>
          <w:rFonts w:ascii="Arial" w:hAnsi="Arial" w:cs="Arial"/>
          <w:noProof/>
          <w:sz w:val="22"/>
        </w:rPr>
        <w:tab/>
        <w:t xml:space="preserve">Kato HK, Gillet SN, Isaacson JS: </w:t>
      </w:r>
      <w:r w:rsidRPr="00AF3AF5">
        <w:rPr>
          <w:rFonts w:ascii="Arial" w:hAnsi="Arial" w:cs="Arial"/>
          <w:b/>
          <w:bCs/>
          <w:noProof/>
          <w:sz w:val="22"/>
        </w:rPr>
        <w:t>Flexible Sensory Representations in Auditory Cortex Driven by Behavioral Relevance</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88</w:t>
      </w:r>
      <w:r w:rsidRPr="00AF3AF5">
        <w:rPr>
          <w:rFonts w:ascii="Arial" w:hAnsi="Arial" w:cs="Arial"/>
          <w:noProof/>
          <w:sz w:val="22"/>
        </w:rPr>
        <w:t>:1027–1039.</w:t>
      </w:r>
    </w:p>
    <w:p w14:paraId="57E0E96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35. </w:t>
      </w:r>
      <w:r w:rsidRPr="00AF3AF5">
        <w:rPr>
          <w:rFonts w:ascii="Arial" w:hAnsi="Arial" w:cs="Arial"/>
          <w:noProof/>
          <w:sz w:val="22"/>
        </w:rPr>
        <w:tab/>
        <w:t xml:space="preserve">Wood KC, Town SM, Atilgan H, Jones GP, Bizley JK: </w:t>
      </w:r>
      <w:r w:rsidRPr="00AF3AF5">
        <w:rPr>
          <w:rFonts w:ascii="Arial" w:hAnsi="Arial" w:cs="Arial"/>
          <w:b/>
          <w:bCs/>
          <w:noProof/>
          <w:sz w:val="22"/>
        </w:rPr>
        <w:t>Acute inactivation of primary auditory cortex causes a sound localisation deficit in ferrets</w:t>
      </w:r>
      <w:r w:rsidRPr="00AF3AF5">
        <w:rPr>
          <w:rFonts w:ascii="Arial" w:hAnsi="Arial" w:cs="Arial"/>
          <w:noProof/>
          <w:sz w:val="22"/>
        </w:rPr>
        <w:t xml:space="preserve">. </w:t>
      </w:r>
      <w:r w:rsidRPr="00AF3AF5">
        <w:rPr>
          <w:rFonts w:ascii="Arial" w:hAnsi="Arial" w:cs="Arial"/>
          <w:i/>
          <w:iCs/>
          <w:noProof/>
          <w:sz w:val="22"/>
        </w:rPr>
        <w:t>PLoS One</w:t>
      </w:r>
      <w:r w:rsidRPr="00AF3AF5">
        <w:rPr>
          <w:rFonts w:ascii="Arial" w:hAnsi="Arial" w:cs="Arial"/>
          <w:noProof/>
          <w:sz w:val="22"/>
        </w:rPr>
        <w:t xml:space="preserve"> 2017, </w:t>
      </w:r>
      <w:r w:rsidRPr="00AF3AF5">
        <w:rPr>
          <w:rFonts w:ascii="Arial" w:hAnsi="Arial" w:cs="Arial"/>
          <w:b/>
          <w:bCs/>
          <w:noProof/>
          <w:sz w:val="22"/>
        </w:rPr>
        <w:t>12</w:t>
      </w:r>
      <w:r w:rsidRPr="00AF3AF5">
        <w:rPr>
          <w:rFonts w:ascii="Arial" w:hAnsi="Arial" w:cs="Arial"/>
          <w:noProof/>
          <w:sz w:val="22"/>
        </w:rPr>
        <w:t>.</w:t>
      </w:r>
    </w:p>
    <w:p w14:paraId="6A6635E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36. </w:t>
      </w:r>
      <w:r w:rsidRPr="00AF3AF5">
        <w:rPr>
          <w:rFonts w:ascii="Arial" w:hAnsi="Arial" w:cs="Arial"/>
          <w:noProof/>
          <w:sz w:val="22"/>
        </w:rPr>
        <w:tab/>
        <w:t xml:space="preserve">Ceballo S, Piwkowska Z, Bourg J: </w:t>
      </w:r>
      <w:r w:rsidRPr="00AF3AF5">
        <w:rPr>
          <w:rFonts w:ascii="Arial" w:hAnsi="Arial" w:cs="Arial"/>
          <w:b/>
          <w:bCs/>
          <w:noProof/>
          <w:sz w:val="22"/>
        </w:rPr>
        <w:t>Targeted Cortical Manipulation of Auditory Perception In Brief</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2019, </w:t>
      </w:r>
      <w:r w:rsidRPr="00AF3AF5">
        <w:rPr>
          <w:rFonts w:ascii="Arial" w:hAnsi="Arial" w:cs="Arial"/>
          <w:b/>
          <w:bCs/>
          <w:noProof/>
          <w:sz w:val="22"/>
        </w:rPr>
        <w:t>104</w:t>
      </w:r>
      <w:r w:rsidRPr="00AF3AF5">
        <w:rPr>
          <w:rFonts w:ascii="Arial" w:hAnsi="Arial" w:cs="Arial"/>
          <w:noProof/>
          <w:sz w:val="22"/>
        </w:rPr>
        <w:t>:1168-1179.e5.</w:t>
      </w:r>
    </w:p>
    <w:p w14:paraId="6E2FE9C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37. </w:t>
      </w:r>
      <w:r w:rsidRPr="00AF3AF5">
        <w:rPr>
          <w:rFonts w:ascii="Arial" w:hAnsi="Arial" w:cs="Arial"/>
          <w:noProof/>
          <w:sz w:val="22"/>
        </w:rPr>
        <w:tab/>
        <w:t xml:space="preserve">Li Z, Wei JX, Zhang GW, Huang JJ, Zingg B, Wang X, Tao HW, Zhang LI: </w:t>
      </w:r>
      <w:r w:rsidRPr="00AF3AF5">
        <w:rPr>
          <w:rFonts w:ascii="Arial" w:hAnsi="Arial" w:cs="Arial"/>
          <w:b/>
          <w:bCs/>
          <w:noProof/>
          <w:sz w:val="22"/>
        </w:rPr>
        <w:t>Corticostriatal control of defense behavior in mice induced by auditory looming cues</w:t>
      </w:r>
      <w:r w:rsidRPr="00AF3AF5">
        <w:rPr>
          <w:rFonts w:ascii="Arial" w:hAnsi="Arial" w:cs="Arial"/>
          <w:noProof/>
          <w:sz w:val="22"/>
        </w:rPr>
        <w:t xml:space="preserve">. </w:t>
      </w:r>
      <w:r w:rsidRPr="00AF3AF5">
        <w:rPr>
          <w:rFonts w:ascii="Arial" w:hAnsi="Arial" w:cs="Arial"/>
          <w:i/>
          <w:iCs/>
          <w:noProof/>
          <w:sz w:val="22"/>
        </w:rPr>
        <w:t>Nat Commun</w:t>
      </w:r>
      <w:r w:rsidRPr="00AF3AF5">
        <w:rPr>
          <w:rFonts w:ascii="Arial" w:hAnsi="Arial" w:cs="Arial"/>
          <w:noProof/>
          <w:sz w:val="22"/>
        </w:rPr>
        <w:t xml:space="preserve"> 2021, </w:t>
      </w:r>
      <w:r w:rsidRPr="00AF3AF5">
        <w:rPr>
          <w:rFonts w:ascii="Arial" w:hAnsi="Arial" w:cs="Arial"/>
          <w:b/>
          <w:bCs/>
          <w:noProof/>
          <w:sz w:val="22"/>
        </w:rPr>
        <w:t>12</w:t>
      </w:r>
      <w:r w:rsidRPr="00AF3AF5">
        <w:rPr>
          <w:rFonts w:ascii="Arial" w:hAnsi="Arial" w:cs="Arial"/>
          <w:noProof/>
          <w:sz w:val="22"/>
        </w:rPr>
        <w:t>:1–13.</w:t>
      </w:r>
    </w:p>
    <w:p w14:paraId="3F28CDA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38. </w:t>
      </w:r>
      <w:r w:rsidRPr="00AF3AF5">
        <w:rPr>
          <w:rFonts w:ascii="Arial" w:hAnsi="Arial" w:cs="Arial"/>
          <w:noProof/>
          <w:sz w:val="22"/>
        </w:rPr>
        <w:tab/>
        <w:t xml:space="preserve">Aizenberg M, Geffen MN: </w:t>
      </w:r>
      <w:r w:rsidRPr="00AF3AF5">
        <w:rPr>
          <w:rFonts w:ascii="Arial" w:hAnsi="Arial" w:cs="Arial"/>
          <w:b/>
          <w:bCs/>
          <w:noProof/>
          <w:sz w:val="22"/>
        </w:rPr>
        <w:t>Bidirectional effects of aversive learning on perceptual acuity are mediated by the sensory cortex</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2013, </w:t>
      </w:r>
      <w:r w:rsidRPr="00AF3AF5">
        <w:rPr>
          <w:rFonts w:ascii="Arial" w:hAnsi="Arial" w:cs="Arial"/>
          <w:b/>
          <w:bCs/>
          <w:noProof/>
          <w:sz w:val="22"/>
        </w:rPr>
        <w:t>16</w:t>
      </w:r>
      <w:r w:rsidRPr="00AF3AF5">
        <w:rPr>
          <w:rFonts w:ascii="Arial" w:hAnsi="Arial" w:cs="Arial"/>
          <w:noProof/>
          <w:sz w:val="22"/>
        </w:rPr>
        <w:t>:994–996.</w:t>
      </w:r>
    </w:p>
    <w:p w14:paraId="1B66C02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39. </w:t>
      </w:r>
      <w:r w:rsidRPr="00AF3AF5">
        <w:rPr>
          <w:rFonts w:ascii="Arial" w:hAnsi="Arial" w:cs="Arial"/>
          <w:noProof/>
          <w:sz w:val="22"/>
        </w:rPr>
        <w:tab/>
        <w:t xml:space="preserve">Aizenberg M, Mwilambwe-Tshilobo L, Briguglio JJ, Natan RG, Geffen MN: </w:t>
      </w:r>
      <w:r w:rsidRPr="00AF3AF5">
        <w:rPr>
          <w:rFonts w:ascii="Arial" w:hAnsi="Arial" w:cs="Arial"/>
          <w:b/>
          <w:bCs/>
          <w:noProof/>
          <w:sz w:val="22"/>
        </w:rPr>
        <w:t>Bidirectional Regulation of Innate and Learned Behaviors That Rely on Frequency Discrimination by Cortical Inhibitory Neurons</w:t>
      </w:r>
      <w:r w:rsidRPr="00AF3AF5">
        <w:rPr>
          <w:rFonts w:ascii="Arial" w:hAnsi="Arial" w:cs="Arial"/>
          <w:noProof/>
          <w:sz w:val="22"/>
        </w:rPr>
        <w:t xml:space="preserve">. </w:t>
      </w:r>
      <w:r w:rsidRPr="00AF3AF5">
        <w:rPr>
          <w:rFonts w:ascii="Arial" w:hAnsi="Arial" w:cs="Arial"/>
          <w:i/>
          <w:iCs/>
          <w:noProof/>
          <w:sz w:val="22"/>
        </w:rPr>
        <w:t>PLOS Biol</w:t>
      </w:r>
      <w:r w:rsidRPr="00AF3AF5">
        <w:rPr>
          <w:rFonts w:ascii="Arial" w:hAnsi="Arial" w:cs="Arial"/>
          <w:noProof/>
          <w:sz w:val="22"/>
        </w:rPr>
        <w:t xml:space="preserve"> 2015, </w:t>
      </w:r>
      <w:r w:rsidRPr="00AF3AF5">
        <w:rPr>
          <w:rFonts w:ascii="Arial" w:hAnsi="Arial" w:cs="Arial"/>
          <w:b/>
          <w:bCs/>
          <w:noProof/>
          <w:sz w:val="22"/>
        </w:rPr>
        <w:t>13</w:t>
      </w:r>
      <w:r w:rsidRPr="00AF3AF5">
        <w:rPr>
          <w:rFonts w:ascii="Arial" w:hAnsi="Arial" w:cs="Arial"/>
          <w:noProof/>
          <w:sz w:val="22"/>
        </w:rPr>
        <w:t>:e1002308.</w:t>
      </w:r>
    </w:p>
    <w:p w14:paraId="4FE6B0B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40. </w:t>
      </w:r>
      <w:r w:rsidRPr="00AF3AF5">
        <w:rPr>
          <w:rFonts w:ascii="Arial" w:hAnsi="Arial" w:cs="Arial"/>
          <w:noProof/>
          <w:sz w:val="22"/>
        </w:rPr>
        <w:tab/>
        <w:t xml:space="preserve">Wood KC, Angeloni CF, Oxman K, Clopath C, Geffen MN: </w:t>
      </w:r>
      <w:r w:rsidRPr="00AF3AF5">
        <w:rPr>
          <w:rFonts w:ascii="Arial" w:hAnsi="Arial" w:cs="Arial"/>
          <w:b/>
          <w:bCs/>
          <w:noProof/>
          <w:sz w:val="22"/>
        </w:rPr>
        <w:t>Neuronal activity in sensory cortex predicts the specificity of learning</w:t>
      </w:r>
      <w:r w:rsidRPr="00AF3AF5">
        <w:rPr>
          <w:rFonts w:ascii="Arial" w:hAnsi="Arial" w:cs="Arial"/>
          <w:noProof/>
          <w:sz w:val="22"/>
        </w:rPr>
        <w:t xml:space="preserve">. </w:t>
      </w:r>
      <w:r w:rsidRPr="00AF3AF5">
        <w:rPr>
          <w:rFonts w:ascii="Arial" w:hAnsi="Arial" w:cs="Arial"/>
          <w:i/>
          <w:iCs/>
          <w:noProof/>
          <w:sz w:val="22"/>
        </w:rPr>
        <w:t>bioRxiv</w:t>
      </w:r>
      <w:r w:rsidRPr="00AF3AF5">
        <w:rPr>
          <w:rFonts w:ascii="Arial" w:hAnsi="Arial" w:cs="Arial"/>
          <w:noProof/>
          <w:sz w:val="22"/>
        </w:rPr>
        <w:t xml:space="preserve"> 2020, doi:10.1101/2020.06.02.128702.</w:t>
      </w:r>
    </w:p>
    <w:p w14:paraId="60167C27"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41. </w:t>
      </w:r>
      <w:r w:rsidRPr="00AF3AF5">
        <w:rPr>
          <w:rFonts w:ascii="Arial" w:hAnsi="Arial" w:cs="Arial"/>
          <w:noProof/>
          <w:sz w:val="22"/>
        </w:rPr>
        <w:tab/>
        <w:t xml:space="preserve">McGinley MJ, Vinck M, Reimer J, Batista-Brito R, Zagha E, Cadwell CR, Tolias AS, Cardin JA, McCormick DA: </w:t>
      </w:r>
      <w:r w:rsidRPr="00AF3AF5">
        <w:rPr>
          <w:rFonts w:ascii="Arial" w:hAnsi="Arial" w:cs="Arial"/>
          <w:b/>
          <w:bCs/>
          <w:noProof/>
          <w:sz w:val="22"/>
        </w:rPr>
        <w:t>Waking State: Rapid Variations Modulate Neural and Behavioral Responses</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87</w:t>
      </w:r>
      <w:r w:rsidRPr="00AF3AF5">
        <w:rPr>
          <w:rFonts w:ascii="Arial" w:hAnsi="Arial" w:cs="Arial"/>
          <w:noProof/>
          <w:sz w:val="22"/>
        </w:rPr>
        <w:t>:1143–1161.</w:t>
      </w:r>
    </w:p>
    <w:p w14:paraId="59A5C0E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42. </w:t>
      </w:r>
      <w:r w:rsidRPr="00AF3AF5">
        <w:rPr>
          <w:rFonts w:ascii="Arial" w:hAnsi="Arial" w:cs="Arial"/>
          <w:noProof/>
          <w:sz w:val="22"/>
        </w:rPr>
        <w:tab/>
        <w:t xml:space="preserve">McGinley MJ, David S V., McCormick DA: </w:t>
      </w:r>
      <w:r w:rsidRPr="00AF3AF5">
        <w:rPr>
          <w:rFonts w:ascii="Arial" w:hAnsi="Arial" w:cs="Arial"/>
          <w:b/>
          <w:bCs/>
          <w:noProof/>
          <w:sz w:val="22"/>
        </w:rPr>
        <w:t>Cortical Membrane Potential Signature of Optimal States for Sensory Signal Detection</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87</w:t>
      </w:r>
      <w:r w:rsidRPr="00AF3AF5">
        <w:rPr>
          <w:rFonts w:ascii="Arial" w:hAnsi="Arial" w:cs="Arial"/>
          <w:noProof/>
          <w:sz w:val="22"/>
        </w:rPr>
        <w:t>:179–192.</w:t>
      </w:r>
    </w:p>
    <w:p w14:paraId="46E73F5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43. </w:t>
      </w:r>
      <w:r w:rsidRPr="00AF3AF5">
        <w:rPr>
          <w:rFonts w:ascii="Arial" w:hAnsi="Arial" w:cs="Arial"/>
          <w:noProof/>
          <w:sz w:val="22"/>
        </w:rPr>
        <w:tab/>
        <w:t xml:space="preserve">David S V., Fritz JB, Shamma SA: </w:t>
      </w:r>
      <w:r w:rsidRPr="00AF3AF5">
        <w:rPr>
          <w:rFonts w:ascii="Arial" w:hAnsi="Arial" w:cs="Arial"/>
          <w:b/>
          <w:bCs/>
          <w:noProof/>
          <w:sz w:val="22"/>
        </w:rPr>
        <w:t>Task reward structure shapes rapid receptive field plasticity in auditory cortex</w:t>
      </w:r>
      <w:r w:rsidRPr="00AF3AF5">
        <w:rPr>
          <w:rFonts w:ascii="Arial" w:hAnsi="Arial" w:cs="Arial"/>
          <w:noProof/>
          <w:sz w:val="22"/>
        </w:rPr>
        <w:t xml:space="preserve">. </w:t>
      </w:r>
      <w:r w:rsidRPr="00AF3AF5">
        <w:rPr>
          <w:rFonts w:ascii="Arial" w:hAnsi="Arial" w:cs="Arial"/>
          <w:i/>
          <w:iCs/>
          <w:noProof/>
          <w:sz w:val="22"/>
        </w:rPr>
        <w:t>Proc Natl Acad Sci U S A</w:t>
      </w:r>
      <w:r w:rsidRPr="00AF3AF5">
        <w:rPr>
          <w:rFonts w:ascii="Arial" w:hAnsi="Arial" w:cs="Arial"/>
          <w:noProof/>
          <w:sz w:val="22"/>
        </w:rPr>
        <w:t xml:space="preserve"> 2012, </w:t>
      </w:r>
      <w:r w:rsidRPr="00AF3AF5">
        <w:rPr>
          <w:rFonts w:ascii="Arial" w:hAnsi="Arial" w:cs="Arial"/>
          <w:b/>
          <w:bCs/>
          <w:noProof/>
          <w:sz w:val="22"/>
        </w:rPr>
        <w:t>109</w:t>
      </w:r>
      <w:r w:rsidRPr="00AF3AF5">
        <w:rPr>
          <w:rFonts w:ascii="Arial" w:hAnsi="Arial" w:cs="Arial"/>
          <w:noProof/>
          <w:sz w:val="22"/>
        </w:rPr>
        <w:t>:2144–2149.</w:t>
      </w:r>
    </w:p>
    <w:p w14:paraId="3076582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44. </w:t>
      </w:r>
      <w:r w:rsidRPr="00AF3AF5">
        <w:rPr>
          <w:rFonts w:ascii="Arial" w:hAnsi="Arial" w:cs="Arial"/>
          <w:noProof/>
          <w:sz w:val="22"/>
        </w:rPr>
        <w:tab/>
        <w:t xml:space="preserve">Ahveninen J, Hämäläinen M, Jääskeläinen IP, Ahlfors SP, Huang S, Lina FH, Raij T, Sams M, Vasios CE, Belliveau JW: </w:t>
      </w:r>
      <w:r w:rsidRPr="00AF3AF5">
        <w:rPr>
          <w:rFonts w:ascii="Arial" w:hAnsi="Arial" w:cs="Arial"/>
          <w:b/>
          <w:bCs/>
          <w:noProof/>
          <w:sz w:val="22"/>
        </w:rPr>
        <w:t>Attention-driven auditory cortex short-term plasticity helps segregate relevant sounds from noise</w:t>
      </w:r>
      <w:r w:rsidRPr="00AF3AF5">
        <w:rPr>
          <w:rFonts w:ascii="Arial" w:hAnsi="Arial" w:cs="Arial"/>
          <w:noProof/>
          <w:sz w:val="22"/>
        </w:rPr>
        <w:t xml:space="preserve">. </w:t>
      </w:r>
      <w:r w:rsidRPr="00AF3AF5">
        <w:rPr>
          <w:rFonts w:ascii="Arial" w:hAnsi="Arial" w:cs="Arial"/>
          <w:i/>
          <w:iCs/>
          <w:noProof/>
          <w:sz w:val="22"/>
        </w:rPr>
        <w:t>Proc Natl Acad Sci U S A</w:t>
      </w:r>
      <w:r w:rsidRPr="00AF3AF5">
        <w:rPr>
          <w:rFonts w:ascii="Arial" w:hAnsi="Arial" w:cs="Arial"/>
          <w:noProof/>
          <w:sz w:val="22"/>
        </w:rPr>
        <w:t xml:space="preserve"> 2011, </w:t>
      </w:r>
      <w:r w:rsidRPr="00AF3AF5">
        <w:rPr>
          <w:rFonts w:ascii="Arial" w:hAnsi="Arial" w:cs="Arial"/>
          <w:b/>
          <w:bCs/>
          <w:noProof/>
          <w:sz w:val="22"/>
        </w:rPr>
        <w:t>108</w:t>
      </w:r>
      <w:r w:rsidRPr="00AF3AF5">
        <w:rPr>
          <w:rFonts w:ascii="Arial" w:hAnsi="Arial" w:cs="Arial"/>
          <w:noProof/>
          <w:sz w:val="22"/>
        </w:rPr>
        <w:t>:4182–4187.</w:t>
      </w:r>
    </w:p>
    <w:p w14:paraId="4721B98C"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45. </w:t>
      </w:r>
      <w:r w:rsidRPr="00AF3AF5">
        <w:rPr>
          <w:rFonts w:ascii="Arial" w:hAnsi="Arial" w:cs="Arial"/>
          <w:noProof/>
          <w:sz w:val="22"/>
        </w:rPr>
        <w:tab/>
        <w:t xml:space="preserve">Niwa M, Johnson JS, O’Connor KN, Sutter ML: </w:t>
      </w:r>
      <w:r w:rsidRPr="00AF3AF5">
        <w:rPr>
          <w:rFonts w:ascii="Arial" w:hAnsi="Arial" w:cs="Arial"/>
          <w:b/>
          <w:bCs/>
          <w:noProof/>
          <w:sz w:val="22"/>
        </w:rPr>
        <w:t>Active Engagement Improves Primary Auditory Cortical Neurons’ Ability to Discriminate Temporal Modulation</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2012, </w:t>
      </w:r>
      <w:r w:rsidRPr="00AF3AF5">
        <w:rPr>
          <w:rFonts w:ascii="Arial" w:hAnsi="Arial" w:cs="Arial"/>
          <w:b/>
          <w:bCs/>
          <w:noProof/>
          <w:sz w:val="22"/>
        </w:rPr>
        <w:t>32</w:t>
      </w:r>
      <w:r w:rsidRPr="00AF3AF5">
        <w:rPr>
          <w:rFonts w:ascii="Arial" w:hAnsi="Arial" w:cs="Arial"/>
          <w:noProof/>
          <w:sz w:val="22"/>
        </w:rPr>
        <w:t>:9323–9334.</w:t>
      </w:r>
    </w:p>
    <w:p w14:paraId="73D80BB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46. </w:t>
      </w:r>
      <w:r w:rsidRPr="00AF3AF5">
        <w:rPr>
          <w:rFonts w:ascii="Arial" w:hAnsi="Arial" w:cs="Arial"/>
          <w:noProof/>
          <w:sz w:val="22"/>
        </w:rPr>
        <w:tab/>
        <w:t xml:space="preserve">Downer JD, Niwa M, Sutter ML: </w:t>
      </w:r>
      <w:r w:rsidRPr="00AF3AF5">
        <w:rPr>
          <w:rFonts w:ascii="Arial" w:hAnsi="Arial" w:cs="Arial"/>
          <w:b/>
          <w:bCs/>
          <w:noProof/>
          <w:sz w:val="22"/>
        </w:rPr>
        <w:t>Task Engagement Selectively Modulates Neural Correlations in Primary Auditory Cortex</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2015, </w:t>
      </w:r>
      <w:r w:rsidRPr="00AF3AF5">
        <w:rPr>
          <w:rFonts w:ascii="Arial" w:hAnsi="Arial" w:cs="Arial"/>
          <w:b/>
          <w:bCs/>
          <w:noProof/>
          <w:sz w:val="22"/>
        </w:rPr>
        <w:t>35</w:t>
      </w:r>
      <w:r w:rsidRPr="00AF3AF5">
        <w:rPr>
          <w:rFonts w:ascii="Arial" w:hAnsi="Arial" w:cs="Arial"/>
          <w:noProof/>
          <w:sz w:val="22"/>
        </w:rPr>
        <w:t>:7565–7574.</w:t>
      </w:r>
    </w:p>
    <w:p w14:paraId="42468635"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47. </w:t>
      </w:r>
      <w:r w:rsidRPr="00AF3AF5">
        <w:rPr>
          <w:rFonts w:ascii="Arial" w:hAnsi="Arial" w:cs="Arial"/>
          <w:noProof/>
          <w:sz w:val="22"/>
        </w:rPr>
        <w:tab/>
        <w:t xml:space="preserve">Britten KH, Newsome WT, Shadlen MN, Celebrini S, Movshon JA: </w:t>
      </w:r>
      <w:r w:rsidRPr="00AF3AF5">
        <w:rPr>
          <w:rFonts w:ascii="Arial" w:hAnsi="Arial" w:cs="Arial"/>
          <w:b/>
          <w:bCs/>
          <w:noProof/>
          <w:sz w:val="22"/>
        </w:rPr>
        <w:t>A relationship between behavioral choice and the visual responses of neurons in macaque MT.</w:t>
      </w:r>
      <w:r w:rsidRPr="00AF3AF5">
        <w:rPr>
          <w:rFonts w:ascii="Arial" w:hAnsi="Arial" w:cs="Arial"/>
          <w:noProof/>
          <w:sz w:val="22"/>
        </w:rPr>
        <w:t xml:space="preserve"> </w:t>
      </w:r>
      <w:r w:rsidRPr="00AF3AF5">
        <w:rPr>
          <w:rFonts w:ascii="Arial" w:hAnsi="Arial" w:cs="Arial"/>
          <w:i/>
          <w:iCs/>
          <w:noProof/>
          <w:sz w:val="22"/>
        </w:rPr>
        <w:t>Vis Neurosci</w:t>
      </w:r>
      <w:r w:rsidRPr="00AF3AF5">
        <w:rPr>
          <w:rFonts w:ascii="Arial" w:hAnsi="Arial" w:cs="Arial"/>
          <w:noProof/>
          <w:sz w:val="22"/>
        </w:rPr>
        <w:t xml:space="preserve"> 1996, </w:t>
      </w:r>
      <w:r w:rsidRPr="00AF3AF5">
        <w:rPr>
          <w:rFonts w:ascii="Arial" w:hAnsi="Arial" w:cs="Arial"/>
          <w:b/>
          <w:bCs/>
          <w:noProof/>
          <w:sz w:val="22"/>
        </w:rPr>
        <w:t>13</w:t>
      </w:r>
      <w:r w:rsidRPr="00AF3AF5">
        <w:rPr>
          <w:rFonts w:ascii="Arial" w:hAnsi="Arial" w:cs="Arial"/>
          <w:noProof/>
          <w:sz w:val="22"/>
        </w:rPr>
        <w:t>:87–100.</w:t>
      </w:r>
    </w:p>
    <w:p w14:paraId="26977C8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48. </w:t>
      </w:r>
      <w:r w:rsidRPr="00AF3AF5">
        <w:rPr>
          <w:rFonts w:ascii="Arial" w:hAnsi="Arial" w:cs="Arial"/>
          <w:noProof/>
          <w:sz w:val="22"/>
        </w:rPr>
        <w:tab/>
        <w:t xml:space="preserve">Britten KH, Shadlen MN, Newsome WT, Movshon JA: </w:t>
      </w:r>
      <w:r w:rsidRPr="00AF3AF5">
        <w:rPr>
          <w:rFonts w:ascii="Arial" w:hAnsi="Arial" w:cs="Arial"/>
          <w:b/>
          <w:bCs/>
          <w:noProof/>
          <w:sz w:val="22"/>
        </w:rPr>
        <w:t>The analysis of visual motion: a comparison of neuronal and psychophysical performance.</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1992, </w:t>
      </w:r>
      <w:r w:rsidRPr="00AF3AF5">
        <w:rPr>
          <w:rFonts w:ascii="Arial" w:hAnsi="Arial" w:cs="Arial"/>
          <w:b/>
          <w:bCs/>
          <w:noProof/>
          <w:sz w:val="22"/>
        </w:rPr>
        <w:t>12</w:t>
      </w:r>
      <w:r w:rsidRPr="00AF3AF5">
        <w:rPr>
          <w:rFonts w:ascii="Arial" w:hAnsi="Arial" w:cs="Arial"/>
          <w:noProof/>
          <w:sz w:val="22"/>
        </w:rPr>
        <w:t>:4745–4765.</w:t>
      </w:r>
    </w:p>
    <w:p w14:paraId="1C91997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49. </w:t>
      </w:r>
      <w:r w:rsidRPr="00AF3AF5">
        <w:rPr>
          <w:rFonts w:ascii="Arial" w:hAnsi="Arial" w:cs="Arial"/>
          <w:noProof/>
          <w:sz w:val="22"/>
        </w:rPr>
        <w:tab/>
        <w:t xml:space="preserve">Shadlen MN, Britten KH, Newsome WT, Movshon JA: </w:t>
      </w:r>
      <w:r w:rsidRPr="00AF3AF5">
        <w:rPr>
          <w:rFonts w:ascii="Arial" w:hAnsi="Arial" w:cs="Arial"/>
          <w:b/>
          <w:bCs/>
          <w:noProof/>
          <w:sz w:val="22"/>
        </w:rPr>
        <w:t>A computational analysis of the relationship between neuronal and behavioral responses to visual motion</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1996, </w:t>
      </w:r>
      <w:r w:rsidRPr="00AF3AF5">
        <w:rPr>
          <w:rFonts w:ascii="Arial" w:hAnsi="Arial" w:cs="Arial"/>
          <w:b/>
          <w:bCs/>
          <w:noProof/>
          <w:sz w:val="22"/>
        </w:rPr>
        <w:t>16</w:t>
      </w:r>
      <w:r w:rsidRPr="00AF3AF5">
        <w:rPr>
          <w:rFonts w:ascii="Arial" w:hAnsi="Arial" w:cs="Arial"/>
          <w:noProof/>
          <w:sz w:val="22"/>
        </w:rPr>
        <w:t>:1486–1510.</w:t>
      </w:r>
    </w:p>
    <w:p w14:paraId="18B85FB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50. </w:t>
      </w:r>
      <w:r w:rsidRPr="00AF3AF5">
        <w:rPr>
          <w:rFonts w:ascii="Arial" w:hAnsi="Arial" w:cs="Arial"/>
          <w:noProof/>
          <w:sz w:val="22"/>
        </w:rPr>
        <w:tab/>
        <w:t xml:space="preserve">Newsome WT, Britten KH, Movshon JA: </w:t>
      </w:r>
      <w:r w:rsidRPr="00AF3AF5">
        <w:rPr>
          <w:rFonts w:ascii="Arial" w:hAnsi="Arial" w:cs="Arial"/>
          <w:b/>
          <w:bCs/>
          <w:noProof/>
          <w:sz w:val="22"/>
        </w:rPr>
        <w:t>Neuronal correlates of a perceptual decision</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1989, </w:t>
      </w:r>
      <w:r w:rsidRPr="00AF3AF5">
        <w:rPr>
          <w:rFonts w:ascii="Arial" w:hAnsi="Arial" w:cs="Arial"/>
          <w:b/>
          <w:bCs/>
          <w:noProof/>
          <w:sz w:val="22"/>
        </w:rPr>
        <w:t>341</w:t>
      </w:r>
      <w:r w:rsidRPr="00AF3AF5">
        <w:rPr>
          <w:rFonts w:ascii="Arial" w:hAnsi="Arial" w:cs="Arial"/>
          <w:noProof/>
          <w:sz w:val="22"/>
        </w:rPr>
        <w:t>:52–54.</w:t>
      </w:r>
    </w:p>
    <w:p w14:paraId="743BC265"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51. </w:t>
      </w:r>
      <w:r w:rsidRPr="00AF3AF5">
        <w:rPr>
          <w:rFonts w:ascii="Arial" w:hAnsi="Arial" w:cs="Arial"/>
          <w:noProof/>
          <w:sz w:val="22"/>
        </w:rPr>
        <w:tab/>
        <w:t xml:space="preserve">Cohen MR, Newsome WT: </w:t>
      </w:r>
      <w:r w:rsidRPr="00AF3AF5">
        <w:rPr>
          <w:rFonts w:ascii="Arial" w:hAnsi="Arial" w:cs="Arial"/>
          <w:b/>
          <w:bCs/>
          <w:noProof/>
          <w:sz w:val="22"/>
        </w:rPr>
        <w:t>Estimates of the contribution of single neurons to perception depend on timescale and noise correlation.</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2009, </w:t>
      </w:r>
      <w:r w:rsidRPr="00AF3AF5">
        <w:rPr>
          <w:rFonts w:ascii="Arial" w:hAnsi="Arial" w:cs="Arial"/>
          <w:b/>
          <w:bCs/>
          <w:noProof/>
          <w:sz w:val="22"/>
        </w:rPr>
        <w:t>29</w:t>
      </w:r>
      <w:r w:rsidRPr="00AF3AF5">
        <w:rPr>
          <w:rFonts w:ascii="Arial" w:hAnsi="Arial" w:cs="Arial"/>
          <w:noProof/>
          <w:sz w:val="22"/>
        </w:rPr>
        <w:t>:6635–48.</w:t>
      </w:r>
    </w:p>
    <w:p w14:paraId="339D864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52. </w:t>
      </w:r>
      <w:r w:rsidRPr="00AF3AF5">
        <w:rPr>
          <w:rFonts w:ascii="Arial" w:hAnsi="Arial" w:cs="Arial"/>
          <w:noProof/>
          <w:sz w:val="22"/>
        </w:rPr>
        <w:tab/>
        <w:t xml:space="preserve">Ni AM, Ruff DA, Alberts JJ, Symmonds J, Cohen MR: </w:t>
      </w:r>
      <w:r w:rsidRPr="00AF3AF5">
        <w:rPr>
          <w:rFonts w:ascii="Arial" w:hAnsi="Arial" w:cs="Arial"/>
          <w:b/>
          <w:bCs/>
          <w:noProof/>
          <w:sz w:val="22"/>
        </w:rPr>
        <w:t>Learning and attention reveal a general relationship between population activity and behavior</w:t>
      </w:r>
      <w:r w:rsidRPr="00AF3AF5">
        <w:rPr>
          <w:rFonts w:ascii="Arial" w:hAnsi="Arial" w:cs="Arial"/>
          <w:noProof/>
          <w:sz w:val="22"/>
        </w:rPr>
        <w:t xml:space="preserve">. </w:t>
      </w:r>
      <w:r w:rsidRPr="00AF3AF5">
        <w:rPr>
          <w:rFonts w:ascii="Arial" w:hAnsi="Arial" w:cs="Arial"/>
          <w:i/>
          <w:iCs/>
          <w:noProof/>
          <w:sz w:val="22"/>
        </w:rPr>
        <w:t>Science (80- )</w:t>
      </w:r>
      <w:r w:rsidRPr="00AF3AF5">
        <w:rPr>
          <w:rFonts w:ascii="Arial" w:hAnsi="Arial" w:cs="Arial"/>
          <w:noProof/>
          <w:sz w:val="22"/>
        </w:rPr>
        <w:t xml:space="preserve"> 2018, </w:t>
      </w:r>
      <w:r w:rsidRPr="00AF3AF5">
        <w:rPr>
          <w:rFonts w:ascii="Arial" w:hAnsi="Arial" w:cs="Arial"/>
          <w:b/>
          <w:bCs/>
          <w:noProof/>
          <w:sz w:val="22"/>
        </w:rPr>
        <w:t>359</w:t>
      </w:r>
      <w:r w:rsidRPr="00AF3AF5">
        <w:rPr>
          <w:rFonts w:ascii="Arial" w:hAnsi="Arial" w:cs="Arial"/>
          <w:noProof/>
          <w:sz w:val="22"/>
        </w:rPr>
        <w:t>:463–465.</w:t>
      </w:r>
    </w:p>
    <w:p w14:paraId="3D34B5FF"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53. </w:t>
      </w:r>
      <w:r w:rsidRPr="00AF3AF5">
        <w:rPr>
          <w:rFonts w:ascii="Arial" w:hAnsi="Arial" w:cs="Arial"/>
          <w:noProof/>
          <w:sz w:val="22"/>
        </w:rPr>
        <w:tab/>
        <w:t xml:space="preserve">Stringer C, Michaelos M, Tsyboulski D, Lindo SE, Pachitariu M: </w:t>
      </w:r>
      <w:r w:rsidRPr="00AF3AF5">
        <w:rPr>
          <w:rFonts w:ascii="Arial" w:hAnsi="Arial" w:cs="Arial"/>
          <w:b/>
          <w:bCs/>
          <w:noProof/>
          <w:sz w:val="22"/>
        </w:rPr>
        <w:t>High-precision coding in visual cortex</w:t>
      </w:r>
      <w:r w:rsidRPr="00AF3AF5">
        <w:rPr>
          <w:rFonts w:ascii="Arial" w:hAnsi="Arial" w:cs="Arial"/>
          <w:noProof/>
          <w:sz w:val="22"/>
        </w:rPr>
        <w:t xml:space="preserve">. </w:t>
      </w:r>
      <w:r w:rsidRPr="00AF3AF5">
        <w:rPr>
          <w:rFonts w:ascii="Arial" w:hAnsi="Arial" w:cs="Arial"/>
          <w:i/>
          <w:iCs/>
          <w:noProof/>
          <w:sz w:val="22"/>
        </w:rPr>
        <w:t>Cell</w:t>
      </w:r>
      <w:r w:rsidRPr="00AF3AF5">
        <w:rPr>
          <w:rFonts w:ascii="Arial" w:hAnsi="Arial" w:cs="Arial"/>
          <w:noProof/>
          <w:sz w:val="22"/>
        </w:rPr>
        <w:t xml:space="preserve"> 2021, doi:10.1016/j.cell.2021.03.042.</w:t>
      </w:r>
    </w:p>
    <w:p w14:paraId="2A36C29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54. </w:t>
      </w:r>
      <w:r w:rsidRPr="00AF3AF5">
        <w:rPr>
          <w:rFonts w:ascii="Arial" w:hAnsi="Arial" w:cs="Arial"/>
          <w:noProof/>
          <w:sz w:val="22"/>
        </w:rPr>
        <w:tab/>
        <w:t xml:space="preserve">Fritz J, Shamma S, Elhilali M, Klein D: </w:t>
      </w:r>
      <w:r w:rsidRPr="00AF3AF5">
        <w:rPr>
          <w:rFonts w:ascii="Arial" w:hAnsi="Arial" w:cs="Arial"/>
          <w:b/>
          <w:bCs/>
          <w:noProof/>
          <w:sz w:val="22"/>
        </w:rPr>
        <w:t>Rapid task-related plasticity of spectrotemporal receptive fields in primary auditory cortex.</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2003, </w:t>
      </w:r>
      <w:r w:rsidRPr="00AF3AF5">
        <w:rPr>
          <w:rFonts w:ascii="Arial" w:hAnsi="Arial" w:cs="Arial"/>
          <w:b/>
          <w:bCs/>
          <w:noProof/>
          <w:sz w:val="22"/>
        </w:rPr>
        <w:t>6</w:t>
      </w:r>
      <w:r w:rsidRPr="00AF3AF5">
        <w:rPr>
          <w:rFonts w:ascii="Arial" w:hAnsi="Arial" w:cs="Arial"/>
          <w:noProof/>
          <w:sz w:val="22"/>
        </w:rPr>
        <w:t>:1216–1223.</w:t>
      </w:r>
    </w:p>
    <w:p w14:paraId="11D300B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55. </w:t>
      </w:r>
      <w:r w:rsidRPr="00AF3AF5">
        <w:rPr>
          <w:rFonts w:ascii="Arial" w:hAnsi="Arial" w:cs="Arial"/>
          <w:noProof/>
          <w:sz w:val="22"/>
        </w:rPr>
        <w:tab/>
        <w:t xml:space="preserve">Fritz JB, Elhilali M, Shamma SA: </w:t>
      </w:r>
      <w:r w:rsidRPr="00AF3AF5">
        <w:rPr>
          <w:rFonts w:ascii="Arial" w:hAnsi="Arial" w:cs="Arial"/>
          <w:b/>
          <w:bCs/>
          <w:noProof/>
          <w:sz w:val="22"/>
        </w:rPr>
        <w:t xml:space="preserve">Adaptive changes in cortical receptive fields induced by attention </w:t>
      </w:r>
      <w:r w:rsidRPr="00AF3AF5">
        <w:rPr>
          <w:rFonts w:ascii="Arial" w:hAnsi="Arial" w:cs="Arial"/>
          <w:b/>
          <w:bCs/>
          <w:noProof/>
          <w:sz w:val="22"/>
        </w:rPr>
        <w:lastRenderedPageBreak/>
        <w:t>to complex sounds.</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2007, </w:t>
      </w:r>
      <w:r w:rsidRPr="00AF3AF5">
        <w:rPr>
          <w:rFonts w:ascii="Arial" w:hAnsi="Arial" w:cs="Arial"/>
          <w:b/>
          <w:bCs/>
          <w:noProof/>
          <w:sz w:val="22"/>
        </w:rPr>
        <w:t>98</w:t>
      </w:r>
      <w:r w:rsidRPr="00AF3AF5">
        <w:rPr>
          <w:rFonts w:ascii="Arial" w:hAnsi="Arial" w:cs="Arial"/>
          <w:noProof/>
          <w:sz w:val="22"/>
        </w:rPr>
        <w:t>:2337–46.</w:t>
      </w:r>
    </w:p>
    <w:p w14:paraId="66CFC76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56. </w:t>
      </w:r>
      <w:r w:rsidRPr="00AF3AF5">
        <w:rPr>
          <w:rFonts w:ascii="Arial" w:hAnsi="Arial" w:cs="Arial"/>
          <w:noProof/>
          <w:sz w:val="22"/>
        </w:rPr>
        <w:tab/>
        <w:t xml:space="preserve">Yin P, Fritz JB, Shamma SA: </w:t>
      </w:r>
      <w:r w:rsidRPr="00AF3AF5">
        <w:rPr>
          <w:rFonts w:ascii="Arial" w:hAnsi="Arial" w:cs="Arial"/>
          <w:b/>
          <w:bCs/>
          <w:noProof/>
          <w:sz w:val="22"/>
        </w:rPr>
        <w:t>Rapid spectrotemporal plasticity in primary auditory cortex during behavior.</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2014, </w:t>
      </w:r>
      <w:r w:rsidRPr="00AF3AF5">
        <w:rPr>
          <w:rFonts w:ascii="Arial" w:hAnsi="Arial" w:cs="Arial"/>
          <w:b/>
          <w:bCs/>
          <w:noProof/>
          <w:sz w:val="22"/>
        </w:rPr>
        <w:t>34</w:t>
      </w:r>
      <w:r w:rsidRPr="00AF3AF5">
        <w:rPr>
          <w:rFonts w:ascii="Arial" w:hAnsi="Arial" w:cs="Arial"/>
          <w:noProof/>
          <w:sz w:val="22"/>
        </w:rPr>
        <w:t>:4396–408.</w:t>
      </w:r>
    </w:p>
    <w:p w14:paraId="4C224AA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57. </w:t>
      </w:r>
      <w:r w:rsidRPr="00AF3AF5">
        <w:rPr>
          <w:rFonts w:ascii="Arial" w:hAnsi="Arial" w:cs="Arial"/>
          <w:noProof/>
          <w:sz w:val="22"/>
        </w:rPr>
        <w:tab/>
        <w:t xml:space="preserve">Fritz JB, Elhilali M, Shamma SA: </w:t>
      </w:r>
      <w:r w:rsidRPr="00AF3AF5">
        <w:rPr>
          <w:rFonts w:ascii="Arial" w:hAnsi="Arial" w:cs="Arial"/>
          <w:b/>
          <w:bCs/>
          <w:noProof/>
          <w:sz w:val="22"/>
        </w:rPr>
        <w:t>Differential dynamic plasticity of A1 receptive fields during multiple spectral tasks.</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2005, </w:t>
      </w:r>
      <w:r w:rsidRPr="00AF3AF5">
        <w:rPr>
          <w:rFonts w:ascii="Arial" w:hAnsi="Arial" w:cs="Arial"/>
          <w:b/>
          <w:bCs/>
          <w:noProof/>
          <w:sz w:val="22"/>
        </w:rPr>
        <w:t>25</w:t>
      </w:r>
      <w:r w:rsidRPr="00AF3AF5">
        <w:rPr>
          <w:rFonts w:ascii="Arial" w:hAnsi="Arial" w:cs="Arial"/>
          <w:noProof/>
          <w:sz w:val="22"/>
        </w:rPr>
        <w:t>:7623–35.</w:t>
      </w:r>
    </w:p>
    <w:p w14:paraId="5A95FEDE"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58. </w:t>
      </w:r>
      <w:r w:rsidRPr="00AF3AF5">
        <w:rPr>
          <w:rFonts w:ascii="Arial" w:hAnsi="Arial" w:cs="Arial"/>
          <w:noProof/>
          <w:sz w:val="22"/>
        </w:rPr>
        <w:tab/>
        <w:t xml:space="preserve">Simoncelli EP, Paninski L, Pillow J, Schwartz O: </w:t>
      </w:r>
      <w:r w:rsidRPr="00AF3AF5">
        <w:rPr>
          <w:rFonts w:ascii="Arial" w:hAnsi="Arial" w:cs="Arial"/>
          <w:i/>
          <w:iCs/>
          <w:noProof/>
          <w:sz w:val="22"/>
        </w:rPr>
        <w:t>Characterization of Neural Responses with Stochastic Stimuli</w:t>
      </w:r>
      <w:r w:rsidRPr="00AF3AF5">
        <w:rPr>
          <w:rFonts w:ascii="Arial" w:hAnsi="Arial" w:cs="Arial"/>
          <w:noProof/>
          <w:sz w:val="22"/>
        </w:rPr>
        <w:t>. MIT Press; 2004.</w:t>
      </w:r>
    </w:p>
    <w:p w14:paraId="475F789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59. </w:t>
      </w:r>
      <w:r w:rsidRPr="00AF3AF5">
        <w:rPr>
          <w:rFonts w:ascii="Arial" w:hAnsi="Arial" w:cs="Arial"/>
          <w:noProof/>
          <w:sz w:val="22"/>
        </w:rPr>
        <w:tab/>
        <w:t xml:space="preserve">Paninski L, Pillow J, Lewi J: </w:t>
      </w:r>
      <w:r w:rsidRPr="00AF3AF5">
        <w:rPr>
          <w:rFonts w:ascii="Arial" w:hAnsi="Arial" w:cs="Arial"/>
          <w:b/>
          <w:bCs/>
          <w:noProof/>
          <w:sz w:val="22"/>
        </w:rPr>
        <w:t>Statistical models for neural encoding, decoding, and optimal stimulus design</w:t>
      </w:r>
      <w:r w:rsidRPr="00AF3AF5">
        <w:rPr>
          <w:rFonts w:ascii="Arial" w:hAnsi="Arial" w:cs="Arial"/>
          <w:noProof/>
          <w:sz w:val="22"/>
        </w:rPr>
        <w:t xml:space="preserve">. </w:t>
      </w:r>
      <w:r w:rsidRPr="00AF3AF5">
        <w:rPr>
          <w:rFonts w:ascii="Arial" w:hAnsi="Arial" w:cs="Arial"/>
          <w:i/>
          <w:iCs/>
          <w:noProof/>
          <w:sz w:val="22"/>
        </w:rPr>
        <w:t>Prog Brain Res</w:t>
      </w:r>
      <w:r w:rsidRPr="00AF3AF5">
        <w:rPr>
          <w:rFonts w:ascii="Arial" w:hAnsi="Arial" w:cs="Arial"/>
          <w:noProof/>
          <w:sz w:val="22"/>
        </w:rPr>
        <w:t xml:space="preserve"> 2007, </w:t>
      </w:r>
      <w:r w:rsidRPr="00AF3AF5">
        <w:rPr>
          <w:rFonts w:ascii="Arial" w:hAnsi="Arial" w:cs="Arial"/>
          <w:b/>
          <w:bCs/>
          <w:noProof/>
          <w:sz w:val="22"/>
        </w:rPr>
        <w:t>165</w:t>
      </w:r>
      <w:r w:rsidRPr="00AF3AF5">
        <w:rPr>
          <w:rFonts w:ascii="Arial" w:hAnsi="Arial" w:cs="Arial"/>
          <w:noProof/>
          <w:sz w:val="22"/>
        </w:rPr>
        <w:t>:493–507.</w:t>
      </w:r>
    </w:p>
    <w:p w14:paraId="34A13E6C"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60. </w:t>
      </w:r>
      <w:r w:rsidRPr="00AF3AF5">
        <w:rPr>
          <w:rFonts w:ascii="Arial" w:hAnsi="Arial" w:cs="Arial"/>
          <w:noProof/>
          <w:sz w:val="22"/>
        </w:rPr>
        <w:tab/>
        <w:t xml:space="preserve">Park IM, Meister MLR, Huk AC, Pillow JW: </w:t>
      </w:r>
      <w:r w:rsidRPr="00AF3AF5">
        <w:rPr>
          <w:rFonts w:ascii="Arial" w:hAnsi="Arial" w:cs="Arial"/>
          <w:b/>
          <w:bCs/>
          <w:noProof/>
          <w:sz w:val="22"/>
        </w:rPr>
        <w:t>Encoding and decoding in parietal cortex during sensorimotor decision-making</w:t>
      </w:r>
      <w:r w:rsidRPr="00AF3AF5">
        <w:rPr>
          <w:rFonts w:ascii="Arial" w:hAnsi="Arial" w:cs="Arial"/>
          <w:noProof/>
          <w:sz w:val="22"/>
        </w:rPr>
        <w:t xml:space="preserve">. </w:t>
      </w:r>
      <w:r w:rsidRPr="00AF3AF5">
        <w:rPr>
          <w:rFonts w:ascii="Arial" w:hAnsi="Arial" w:cs="Arial"/>
          <w:i/>
          <w:iCs/>
          <w:noProof/>
          <w:sz w:val="22"/>
        </w:rPr>
        <w:t>Nat Neurosci</w:t>
      </w:r>
      <w:r w:rsidRPr="00AF3AF5">
        <w:rPr>
          <w:rFonts w:ascii="Arial" w:hAnsi="Arial" w:cs="Arial"/>
          <w:noProof/>
          <w:sz w:val="22"/>
        </w:rPr>
        <w:t xml:space="preserve"> 2014, </w:t>
      </w:r>
      <w:r w:rsidRPr="00AF3AF5">
        <w:rPr>
          <w:rFonts w:ascii="Arial" w:hAnsi="Arial" w:cs="Arial"/>
          <w:b/>
          <w:bCs/>
          <w:noProof/>
          <w:sz w:val="22"/>
        </w:rPr>
        <w:t>17</w:t>
      </w:r>
      <w:r w:rsidRPr="00AF3AF5">
        <w:rPr>
          <w:rFonts w:ascii="Arial" w:hAnsi="Arial" w:cs="Arial"/>
          <w:noProof/>
          <w:sz w:val="22"/>
        </w:rPr>
        <w:t>:1395–1403.</w:t>
      </w:r>
    </w:p>
    <w:p w14:paraId="28E496B8"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61. </w:t>
      </w:r>
      <w:r w:rsidRPr="00AF3AF5">
        <w:rPr>
          <w:rFonts w:ascii="Arial" w:hAnsi="Arial" w:cs="Arial"/>
          <w:noProof/>
          <w:sz w:val="22"/>
        </w:rPr>
        <w:tab/>
        <w:t xml:space="preserve">Eggermont JJ, Johannesma PIM, Aertsen AMHJ: </w:t>
      </w:r>
      <w:r w:rsidRPr="00AF3AF5">
        <w:rPr>
          <w:rFonts w:ascii="Arial" w:hAnsi="Arial" w:cs="Arial"/>
          <w:b/>
          <w:bCs/>
          <w:noProof/>
          <w:sz w:val="22"/>
        </w:rPr>
        <w:t>Reverse-correlation methods in auditory research</w:t>
      </w:r>
      <w:r w:rsidRPr="00AF3AF5">
        <w:rPr>
          <w:rFonts w:ascii="Arial" w:hAnsi="Arial" w:cs="Arial"/>
          <w:noProof/>
          <w:sz w:val="22"/>
        </w:rPr>
        <w:t xml:space="preserve">. </w:t>
      </w:r>
      <w:r w:rsidRPr="00AF3AF5">
        <w:rPr>
          <w:rFonts w:ascii="Arial" w:hAnsi="Arial" w:cs="Arial"/>
          <w:i/>
          <w:iCs/>
          <w:noProof/>
          <w:sz w:val="22"/>
        </w:rPr>
        <w:t>Q Rev Biophys</w:t>
      </w:r>
      <w:r w:rsidRPr="00AF3AF5">
        <w:rPr>
          <w:rFonts w:ascii="Arial" w:hAnsi="Arial" w:cs="Arial"/>
          <w:noProof/>
          <w:sz w:val="22"/>
        </w:rPr>
        <w:t xml:space="preserve"> 1983, </w:t>
      </w:r>
      <w:r w:rsidRPr="00AF3AF5">
        <w:rPr>
          <w:rFonts w:ascii="Arial" w:hAnsi="Arial" w:cs="Arial"/>
          <w:b/>
          <w:bCs/>
          <w:noProof/>
          <w:sz w:val="22"/>
        </w:rPr>
        <w:t>16</w:t>
      </w:r>
      <w:r w:rsidRPr="00AF3AF5">
        <w:rPr>
          <w:rFonts w:ascii="Arial" w:hAnsi="Arial" w:cs="Arial"/>
          <w:noProof/>
          <w:sz w:val="22"/>
        </w:rPr>
        <w:t>:341–414.</w:t>
      </w:r>
    </w:p>
    <w:p w14:paraId="6476D06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62. </w:t>
      </w:r>
      <w:r w:rsidRPr="00AF3AF5">
        <w:rPr>
          <w:rFonts w:ascii="Arial" w:hAnsi="Arial" w:cs="Arial"/>
          <w:noProof/>
          <w:sz w:val="22"/>
        </w:rPr>
        <w:tab/>
        <w:t xml:space="preserve">Natan RG, Briguglio JJ, Mwilambwe-Tshilobo L, Jones SI, Aizenberg M, Goldberg EM, Geffen MN: </w:t>
      </w:r>
      <w:r w:rsidRPr="00AF3AF5">
        <w:rPr>
          <w:rFonts w:ascii="Arial" w:hAnsi="Arial" w:cs="Arial"/>
          <w:b/>
          <w:bCs/>
          <w:noProof/>
          <w:sz w:val="22"/>
        </w:rPr>
        <w:t>Complementary control of sensory adaptation by two types of cortical interneurons</w:t>
      </w:r>
      <w:r w:rsidRPr="00AF3AF5">
        <w:rPr>
          <w:rFonts w:ascii="Arial" w:hAnsi="Arial" w:cs="Arial"/>
          <w:noProof/>
          <w:sz w:val="22"/>
        </w:rPr>
        <w:t xml:space="preserve">. </w:t>
      </w:r>
      <w:r w:rsidRPr="00AF3AF5">
        <w:rPr>
          <w:rFonts w:ascii="Arial" w:hAnsi="Arial" w:cs="Arial"/>
          <w:i/>
          <w:iCs/>
          <w:noProof/>
          <w:sz w:val="22"/>
        </w:rPr>
        <w:t>Elife</w:t>
      </w:r>
      <w:r w:rsidRPr="00AF3AF5">
        <w:rPr>
          <w:rFonts w:ascii="Arial" w:hAnsi="Arial" w:cs="Arial"/>
          <w:noProof/>
          <w:sz w:val="22"/>
        </w:rPr>
        <w:t xml:space="preserve"> 2015, </w:t>
      </w:r>
      <w:r w:rsidRPr="00AF3AF5">
        <w:rPr>
          <w:rFonts w:ascii="Arial" w:hAnsi="Arial" w:cs="Arial"/>
          <w:b/>
          <w:bCs/>
          <w:noProof/>
          <w:sz w:val="22"/>
        </w:rPr>
        <w:t>4</w:t>
      </w:r>
      <w:r w:rsidRPr="00AF3AF5">
        <w:rPr>
          <w:rFonts w:ascii="Arial" w:hAnsi="Arial" w:cs="Arial"/>
          <w:noProof/>
          <w:sz w:val="22"/>
        </w:rPr>
        <w:t>.</w:t>
      </w:r>
    </w:p>
    <w:p w14:paraId="3D251AA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63. </w:t>
      </w:r>
      <w:r w:rsidRPr="00AF3AF5">
        <w:rPr>
          <w:rFonts w:ascii="Arial" w:hAnsi="Arial" w:cs="Arial"/>
          <w:noProof/>
          <w:sz w:val="22"/>
        </w:rPr>
        <w:tab/>
        <w:t xml:space="preserve">Natan RG, Rao W, Geffen MN: </w:t>
      </w:r>
      <w:r w:rsidRPr="00AF3AF5">
        <w:rPr>
          <w:rFonts w:ascii="Arial" w:hAnsi="Arial" w:cs="Arial"/>
          <w:b/>
          <w:bCs/>
          <w:noProof/>
          <w:sz w:val="22"/>
        </w:rPr>
        <w:t>Cortical Interneurons Differentially Shape Frequency Tuning following Adaptation</w:t>
      </w:r>
      <w:r w:rsidRPr="00AF3AF5">
        <w:rPr>
          <w:rFonts w:ascii="Arial" w:hAnsi="Arial" w:cs="Arial"/>
          <w:noProof/>
          <w:sz w:val="22"/>
        </w:rPr>
        <w:t xml:space="preserve">. </w:t>
      </w:r>
      <w:r w:rsidRPr="00AF3AF5">
        <w:rPr>
          <w:rFonts w:ascii="Arial" w:hAnsi="Arial" w:cs="Arial"/>
          <w:i/>
          <w:iCs/>
          <w:noProof/>
          <w:sz w:val="22"/>
        </w:rPr>
        <w:t>Cell Rep</w:t>
      </w:r>
      <w:r w:rsidRPr="00AF3AF5">
        <w:rPr>
          <w:rFonts w:ascii="Arial" w:hAnsi="Arial" w:cs="Arial"/>
          <w:noProof/>
          <w:sz w:val="22"/>
        </w:rPr>
        <w:t xml:space="preserve"> 2017, </w:t>
      </w:r>
      <w:r w:rsidRPr="00AF3AF5">
        <w:rPr>
          <w:rFonts w:ascii="Arial" w:hAnsi="Arial" w:cs="Arial"/>
          <w:b/>
          <w:bCs/>
          <w:noProof/>
          <w:sz w:val="22"/>
        </w:rPr>
        <w:t>21</w:t>
      </w:r>
      <w:r w:rsidRPr="00AF3AF5">
        <w:rPr>
          <w:rFonts w:ascii="Arial" w:hAnsi="Arial" w:cs="Arial"/>
          <w:noProof/>
          <w:sz w:val="22"/>
        </w:rPr>
        <w:t>:878–890.</w:t>
      </w:r>
    </w:p>
    <w:p w14:paraId="537BD3A7"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64. </w:t>
      </w:r>
      <w:r w:rsidRPr="00AF3AF5">
        <w:rPr>
          <w:rFonts w:ascii="Arial" w:hAnsi="Arial" w:cs="Arial"/>
          <w:noProof/>
          <w:sz w:val="22"/>
        </w:rPr>
        <w:tab/>
        <w:t xml:space="preserve">Seay MJ, Natan RG, Geffen MN, Buonomano D V.: </w:t>
      </w:r>
      <w:r w:rsidRPr="00AF3AF5">
        <w:rPr>
          <w:rFonts w:ascii="Arial" w:hAnsi="Arial" w:cs="Arial"/>
          <w:b/>
          <w:bCs/>
          <w:noProof/>
          <w:sz w:val="22"/>
        </w:rPr>
        <w:t>Differential short-term plasticity of PV and SST neurons accounts for adaptation and facilitation of cortical neurons to auditory tones</w:t>
      </w:r>
      <w:r w:rsidRPr="00AF3AF5">
        <w:rPr>
          <w:rFonts w:ascii="Arial" w:hAnsi="Arial" w:cs="Arial"/>
          <w:noProof/>
          <w:sz w:val="22"/>
        </w:rPr>
        <w:t xml:space="preserve">. </w:t>
      </w:r>
      <w:r w:rsidRPr="00AF3AF5">
        <w:rPr>
          <w:rFonts w:ascii="Arial" w:hAnsi="Arial" w:cs="Arial"/>
          <w:i/>
          <w:iCs/>
          <w:noProof/>
          <w:sz w:val="22"/>
        </w:rPr>
        <w:t>J Neurosci</w:t>
      </w:r>
      <w:r w:rsidRPr="00AF3AF5">
        <w:rPr>
          <w:rFonts w:ascii="Arial" w:hAnsi="Arial" w:cs="Arial"/>
          <w:noProof/>
          <w:sz w:val="22"/>
        </w:rPr>
        <w:t xml:space="preserve"> 2020, </w:t>
      </w:r>
      <w:r w:rsidRPr="00AF3AF5">
        <w:rPr>
          <w:rFonts w:ascii="Arial" w:hAnsi="Arial" w:cs="Arial"/>
          <w:b/>
          <w:bCs/>
          <w:noProof/>
          <w:sz w:val="22"/>
        </w:rPr>
        <w:t>40</w:t>
      </w:r>
      <w:r w:rsidRPr="00AF3AF5">
        <w:rPr>
          <w:rFonts w:ascii="Arial" w:hAnsi="Arial" w:cs="Arial"/>
          <w:noProof/>
          <w:sz w:val="22"/>
        </w:rPr>
        <w:t>:9224–9235.</w:t>
      </w:r>
    </w:p>
    <w:p w14:paraId="507391D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65. </w:t>
      </w:r>
      <w:r w:rsidRPr="00AF3AF5">
        <w:rPr>
          <w:rFonts w:ascii="Arial" w:hAnsi="Arial" w:cs="Arial"/>
          <w:noProof/>
          <w:sz w:val="22"/>
        </w:rPr>
        <w:tab/>
        <w:t xml:space="preserve">Ferguson KA, Cardin JA: </w:t>
      </w:r>
      <w:r w:rsidRPr="00AF3AF5">
        <w:rPr>
          <w:rFonts w:ascii="Arial" w:hAnsi="Arial" w:cs="Arial"/>
          <w:b/>
          <w:bCs/>
          <w:noProof/>
          <w:sz w:val="22"/>
        </w:rPr>
        <w:t>Mechanisms underlying gain modulation in the cortex</w:t>
      </w:r>
      <w:r w:rsidRPr="00AF3AF5">
        <w:rPr>
          <w:rFonts w:ascii="Arial" w:hAnsi="Arial" w:cs="Arial"/>
          <w:noProof/>
          <w:sz w:val="22"/>
        </w:rPr>
        <w:t xml:space="preserve">. </w:t>
      </w:r>
      <w:r w:rsidRPr="00AF3AF5">
        <w:rPr>
          <w:rFonts w:ascii="Arial" w:hAnsi="Arial" w:cs="Arial"/>
          <w:i/>
          <w:iCs/>
          <w:noProof/>
          <w:sz w:val="22"/>
        </w:rPr>
        <w:t>Nat Rev Neurosci</w:t>
      </w:r>
      <w:r w:rsidRPr="00AF3AF5">
        <w:rPr>
          <w:rFonts w:ascii="Arial" w:hAnsi="Arial" w:cs="Arial"/>
          <w:noProof/>
          <w:sz w:val="22"/>
        </w:rPr>
        <w:t xml:space="preserve"> 2020, </w:t>
      </w:r>
      <w:r w:rsidRPr="00AF3AF5">
        <w:rPr>
          <w:rFonts w:ascii="Arial" w:hAnsi="Arial" w:cs="Arial"/>
          <w:b/>
          <w:bCs/>
          <w:noProof/>
          <w:sz w:val="22"/>
        </w:rPr>
        <w:t>21</w:t>
      </w:r>
      <w:r w:rsidRPr="00AF3AF5">
        <w:rPr>
          <w:rFonts w:ascii="Arial" w:hAnsi="Arial" w:cs="Arial"/>
          <w:noProof/>
          <w:sz w:val="22"/>
        </w:rPr>
        <w:t>:80–92.</w:t>
      </w:r>
    </w:p>
    <w:p w14:paraId="7CAF060C"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66. </w:t>
      </w:r>
      <w:r w:rsidRPr="00AF3AF5">
        <w:rPr>
          <w:rFonts w:ascii="Arial" w:hAnsi="Arial" w:cs="Arial"/>
          <w:noProof/>
          <w:sz w:val="22"/>
        </w:rPr>
        <w:tab/>
        <w:t xml:space="preserve">Atallah B V., Bruns W, Carandini M, Scanziani M: </w:t>
      </w:r>
      <w:r w:rsidRPr="00AF3AF5">
        <w:rPr>
          <w:rFonts w:ascii="Arial" w:hAnsi="Arial" w:cs="Arial"/>
          <w:b/>
          <w:bCs/>
          <w:noProof/>
          <w:sz w:val="22"/>
        </w:rPr>
        <w:t>Parvalbumin-Expressing Interneurons Linearly Transform Cortical Responses to Visual Stimuli</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2012, </w:t>
      </w:r>
      <w:r w:rsidRPr="00AF3AF5">
        <w:rPr>
          <w:rFonts w:ascii="Arial" w:hAnsi="Arial" w:cs="Arial"/>
          <w:b/>
          <w:bCs/>
          <w:noProof/>
          <w:sz w:val="22"/>
        </w:rPr>
        <w:t>73</w:t>
      </w:r>
      <w:r w:rsidRPr="00AF3AF5">
        <w:rPr>
          <w:rFonts w:ascii="Arial" w:hAnsi="Arial" w:cs="Arial"/>
          <w:noProof/>
          <w:sz w:val="22"/>
        </w:rPr>
        <w:t>:159–170.</w:t>
      </w:r>
    </w:p>
    <w:p w14:paraId="618800DB"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67. </w:t>
      </w:r>
      <w:r w:rsidRPr="00AF3AF5">
        <w:rPr>
          <w:rFonts w:ascii="Arial" w:hAnsi="Arial" w:cs="Arial"/>
          <w:noProof/>
          <w:sz w:val="22"/>
        </w:rPr>
        <w:tab/>
        <w:t xml:space="preserve">Wilson NR, Runyan CA, Wang FL, Sur M: </w:t>
      </w:r>
      <w:r w:rsidRPr="00AF3AF5">
        <w:rPr>
          <w:rFonts w:ascii="Arial" w:hAnsi="Arial" w:cs="Arial"/>
          <w:b/>
          <w:bCs/>
          <w:noProof/>
          <w:sz w:val="22"/>
        </w:rPr>
        <w:t>Division and subtraction by distinct cortical inhibitory networks in vivo</w:t>
      </w:r>
      <w:r w:rsidRPr="00AF3AF5">
        <w:rPr>
          <w:rFonts w:ascii="Arial" w:hAnsi="Arial" w:cs="Arial"/>
          <w:noProof/>
          <w:sz w:val="22"/>
        </w:rPr>
        <w:t xml:space="preserve">. </w:t>
      </w:r>
      <w:r w:rsidRPr="00AF3AF5">
        <w:rPr>
          <w:rFonts w:ascii="Arial" w:hAnsi="Arial" w:cs="Arial"/>
          <w:i/>
          <w:iCs/>
          <w:noProof/>
          <w:sz w:val="22"/>
        </w:rPr>
        <w:t>Nature</w:t>
      </w:r>
      <w:r w:rsidRPr="00AF3AF5">
        <w:rPr>
          <w:rFonts w:ascii="Arial" w:hAnsi="Arial" w:cs="Arial"/>
          <w:noProof/>
          <w:sz w:val="22"/>
        </w:rPr>
        <w:t xml:space="preserve"> 2012, </w:t>
      </w:r>
      <w:r w:rsidRPr="00AF3AF5">
        <w:rPr>
          <w:rFonts w:ascii="Arial" w:hAnsi="Arial" w:cs="Arial"/>
          <w:b/>
          <w:bCs/>
          <w:noProof/>
          <w:sz w:val="22"/>
        </w:rPr>
        <w:t>488</w:t>
      </w:r>
      <w:r w:rsidRPr="00AF3AF5">
        <w:rPr>
          <w:rFonts w:ascii="Arial" w:hAnsi="Arial" w:cs="Arial"/>
          <w:noProof/>
          <w:sz w:val="22"/>
        </w:rPr>
        <w:t>:343–348.</w:t>
      </w:r>
    </w:p>
    <w:p w14:paraId="3995AD32"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68. </w:t>
      </w:r>
      <w:r w:rsidRPr="00AF3AF5">
        <w:rPr>
          <w:rFonts w:ascii="Arial" w:hAnsi="Arial" w:cs="Arial"/>
          <w:noProof/>
          <w:sz w:val="22"/>
        </w:rPr>
        <w:tab/>
        <w:t xml:space="preserve">Seybold B a, Phillips E a K, Schreiner CE, Hasenstaub AR: </w:t>
      </w:r>
      <w:r w:rsidRPr="00AF3AF5">
        <w:rPr>
          <w:rFonts w:ascii="Arial" w:hAnsi="Arial" w:cs="Arial"/>
          <w:b/>
          <w:bCs/>
          <w:noProof/>
          <w:sz w:val="22"/>
        </w:rPr>
        <w:t>Inhibitory Actions Unified by Network Integration</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2015, </w:t>
      </w:r>
      <w:r w:rsidRPr="00AF3AF5">
        <w:rPr>
          <w:rFonts w:ascii="Arial" w:hAnsi="Arial" w:cs="Arial"/>
          <w:b/>
          <w:bCs/>
          <w:noProof/>
          <w:sz w:val="22"/>
        </w:rPr>
        <w:t>87</w:t>
      </w:r>
      <w:r w:rsidRPr="00AF3AF5">
        <w:rPr>
          <w:rFonts w:ascii="Arial" w:hAnsi="Arial" w:cs="Arial"/>
          <w:noProof/>
          <w:sz w:val="22"/>
        </w:rPr>
        <w:t>:1181–1192.</w:t>
      </w:r>
    </w:p>
    <w:p w14:paraId="3E2236A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69. </w:t>
      </w:r>
      <w:r w:rsidRPr="00AF3AF5">
        <w:rPr>
          <w:rFonts w:ascii="Arial" w:hAnsi="Arial" w:cs="Arial"/>
          <w:noProof/>
          <w:sz w:val="22"/>
        </w:rPr>
        <w:tab/>
        <w:t xml:space="preserve">Phillips EAK, Hasenstaub AR: </w:t>
      </w:r>
      <w:r w:rsidRPr="00AF3AF5">
        <w:rPr>
          <w:rFonts w:ascii="Arial" w:hAnsi="Arial" w:cs="Arial"/>
          <w:b/>
          <w:bCs/>
          <w:noProof/>
          <w:sz w:val="22"/>
        </w:rPr>
        <w:t>Asymmetric effects of activating and inactivating cortical interneurons</w:t>
      </w:r>
      <w:r w:rsidRPr="00AF3AF5">
        <w:rPr>
          <w:rFonts w:ascii="Arial" w:hAnsi="Arial" w:cs="Arial"/>
          <w:noProof/>
          <w:sz w:val="22"/>
        </w:rPr>
        <w:t xml:space="preserve">. </w:t>
      </w:r>
      <w:r w:rsidRPr="00AF3AF5">
        <w:rPr>
          <w:rFonts w:ascii="Arial" w:hAnsi="Arial" w:cs="Arial"/>
          <w:i/>
          <w:iCs/>
          <w:noProof/>
          <w:sz w:val="22"/>
        </w:rPr>
        <w:t>Elife</w:t>
      </w:r>
      <w:r w:rsidRPr="00AF3AF5">
        <w:rPr>
          <w:rFonts w:ascii="Arial" w:hAnsi="Arial" w:cs="Arial"/>
          <w:noProof/>
          <w:sz w:val="22"/>
        </w:rPr>
        <w:t xml:space="preserve"> 2016, </w:t>
      </w:r>
      <w:r w:rsidRPr="00AF3AF5">
        <w:rPr>
          <w:rFonts w:ascii="Arial" w:hAnsi="Arial" w:cs="Arial"/>
          <w:b/>
          <w:bCs/>
          <w:noProof/>
          <w:sz w:val="22"/>
        </w:rPr>
        <w:t>5</w:t>
      </w:r>
      <w:r w:rsidRPr="00AF3AF5">
        <w:rPr>
          <w:rFonts w:ascii="Arial" w:hAnsi="Arial" w:cs="Arial"/>
          <w:noProof/>
          <w:sz w:val="22"/>
        </w:rPr>
        <w:t>:e18383.</w:t>
      </w:r>
    </w:p>
    <w:p w14:paraId="41965B5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70. </w:t>
      </w:r>
      <w:r w:rsidRPr="00AF3AF5">
        <w:rPr>
          <w:rFonts w:ascii="Arial" w:hAnsi="Arial" w:cs="Arial"/>
          <w:noProof/>
          <w:sz w:val="22"/>
        </w:rPr>
        <w:tab/>
        <w:t xml:space="preserve">Guo Z V., Hires SA, Li N, O’Connor DH, Komiyama T, Ophir E, Huber D, Bonardi C, Morandell K, Gutnisky D, et al.: </w:t>
      </w:r>
      <w:r w:rsidRPr="00AF3AF5">
        <w:rPr>
          <w:rFonts w:ascii="Arial" w:hAnsi="Arial" w:cs="Arial"/>
          <w:b/>
          <w:bCs/>
          <w:noProof/>
          <w:sz w:val="22"/>
        </w:rPr>
        <w:t>Procedures for behavioral experiments in head-fixed mice</w:t>
      </w:r>
      <w:r w:rsidRPr="00AF3AF5">
        <w:rPr>
          <w:rFonts w:ascii="Arial" w:hAnsi="Arial" w:cs="Arial"/>
          <w:noProof/>
          <w:sz w:val="22"/>
        </w:rPr>
        <w:t xml:space="preserve">. </w:t>
      </w:r>
      <w:r w:rsidRPr="00AF3AF5">
        <w:rPr>
          <w:rFonts w:ascii="Arial" w:hAnsi="Arial" w:cs="Arial"/>
          <w:i/>
          <w:iCs/>
          <w:noProof/>
          <w:sz w:val="22"/>
        </w:rPr>
        <w:t>PLoS One</w:t>
      </w:r>
      <w:r w:rsidRPr="00AF3AF5">
        <w:rPr>
          <w:rFonts w:ascii="Arial" w:hAnsi="Arial" w:cs="Arial"/>
          <w:noProof/>
          <w:sz w:val="22"/>
        </w:rPr>
        <w:t xml:space="preserve"> 2014, </w:t>
      </w:r>
      <w:r w:rsidRPr="00AF3AF5">
        <w:rPr>
          <w:rFonts w:ascii="Arial" w:hAnsi="Arial" w:cs="Arial"/>
          <w:b/>
          <w:bCs/>
          <w:noProof/>
          <w:sz w:val="22"/>
        </w:rPr>
        <w:t>9</w:t>
      </w:r>
      <w:r w:rsidRPr="00AF3AF5">
        <w:rPr>
          <w:rFonts w:ascii="Arial" w:hAnsi="Arial" w:cs="Arial"/>
          <w:noProof/>
          <w:sz w:val="22"/>
        </w:rPr>
        <w:t>.</w:t>
      </w:r>
    </w:p>
    <w:p w14:paraId="403AC97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71. </w:t>
      </w:r>
      <w:r w:rsidRPr="00AF3AF5">
        <w:rPr>
          <w:rFonts w:ascii="Arial" w:hAnsi="Arial" w:cs="Arial"/>
          <w:noProof/>
          <w:sz w:val="22"/>
        </w:rPr>
        <w:tab/>
        <w:t xml:space="preserve">Isett BR, Feasel SH, Lane MA, Feldman DE: </w:t>
      </w:r>
      <w:r w:rsidRPr="00AF3AF5">
        <w:rPr>
          <w:rFonts w:ascii="Arial" w:hAnsi="Arial" w:cs="Arial"/>
          <w:b/>
          <w:bCs/>
          <w:noProof/>
          <w:sz w:val="22"/>
        </w:rPr>
        <w:t>Slip-Based Coding of Local Shape and Texture in Mouse S1</w:t>
      </w:r>
      <w:r w:rsidRPr="00AF3AF5">
        <w:rPr>
          <w:rFonts w:ascii="Arial" w:hAnsi="Arial" w:cs="Arial"/>
          <w:noProof/>
          <w:sz w:val="22"/>
        </w:rPr>
        <w:t xml:space="preserve">. </w:t>
      </w:r>
      <w:r w:rsidRPr="00AF3AF5">
        <w:rPr>
          <w:rFonts w:ascii="Arial" w:hAnsi="Arial" w:cs="Arial"/>
          <w:i/>
          <w:iCs/>
          <w:noProof/>
          <w:sz w:val="22"/>
        </w:rPr>
        <w:t>Neuron</w:t>
      </w:r>
      <w:r w:rsidRPr="00AF3AF5">
        <w:rPr>
          <w:rFonts w:ascii="Arial" w:hAnsi="Arial" w:cs="Arial"/>
          <w:noProof/>
          <w:sz w:val="22"/>
        </w:rPr>
        <w:t xml:space="preserve"> 2018, </w:t>
      </w:r>
      <w:r w:rsidRPr="00AF3AF5">
        <w:rPr>
          <w:rFonts w:ascii="Arial" w:hAnsi="Arial" w:cs="Arial"/>
          <w:b/>
          <w:bCs/>
          <w:noProof/>
          <w:sz w:val="22"/>
        </w:rPr>
        <w:t>97</w:t>
      </w:r>
      <w:r w:rsidRPr="00AF3AF5">
        <w:rPr>
          <w:rFonts w:ascii="Arial" w:hAnsi="Arial" w:cs="Arial"/>
          <w:noProof/>
          <w:sz w:val="22"/>
        </w:rPr>
        <w:t>:418-433.e5.</w:t>
      </w:r>
    </w:p>
    <w:p w14:paraId="2A4F77D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72. </w:t>
      </w:r>
      <w:r w:rsidRPr="00AF3AF5">
        <w:rPr>
          <w:rFonts w:ascii="Arial" w:hAnsi="Arial" w:cs="Arial"/>
          <w:noProof/>
          <w:sz w:val="22"/>
        </w:rPr>
        <w:tab/>
        <w:t xml:space="preserve">Carruthers IM, Natan RG, Geffen MN: </w:t>
      </w:r>
      <w:r w:rsidRPr="00AF3AF5">
        <w:rPr>
          <w:rFonts w:ascii="Arial" w:hAnsi="Arial" w:cs="Arial"/>
          <w:b/>
          <w:bCs/>
          <w:noProof/>
          <w:sz w:val="22"/>
        </w:rPr>
        <w:t>Encoding of ultrasonic vocalizations in the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2013, </w:t>
      </w:r>
      <w:r w:rsidRPr="00AF3AF5">
        <w:rPr>
          <w:rFonts w:ascii="Arial" w:hAnsi="Arial" w:cs="Arial"/>
          <w:b/>
          <w:bCs/>
          <w:noProof/>
          <w:sz w:val="22"/>
        </w:rPr>
        <w:t>109</w:t>
      </w:r>
      <w:r w:rsidRPr="00AF3AF5">
        <w:rPr>
          <w:rFonts w:ascii="Arial" w:hAnsi="Arial" w:cs="Arial"/>
          <w:noProof/>
          <w:sz w:val="22"/>
        </w:rPr>
        <w:t>:1912–1927.</w:t>
      </w:r>
    </w:p>
    <w:p w14:paraId="45B4D030"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73. </w:t>
      </w:r>
      <w:r w:rsidRPr="00AF3AF5">
        <w:rPr>
          <w:rFonts w:ascii="Arial" w:hAnsi="Arial" w:cs="Arial"/>
          <w:noProof/>
          <w:sz w:val="22"/>
        </w:rPr>
        <w:tab/>
        <w:t xml:space="preserve">Carruthers IM, Laplagne D a., Jaegle A, Briguglio J, Mwilambwe-Tshilobo L, Natan RG, Geffen MN: </w:t>
      </w:r>
      <w:r w:rsidRPr="00AF3AF5">
        <w:rPr>
          <w:rFonts w:ascii="Arial" w:hAnsi="Arial" w:cs="Arial"/>
          <w:b/>
          <w:bCs/>
          <w:noProof/>
          <w:sz w:val="22"/>
        </w:rPr>
        <w:t>Emergence of invariant representation of vocalizations in the auditory cortex.</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2015, doi:10.1152/jn.00095.2015.</w:t>
      </w:r>
    </w:p>
    <w:p w14:paraId="44A3A8EA"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74. </w:t>
      </w:r>
      <w:r w:rsidRPr="00AF3AF5">
        <w:rPr>
          <w:rFonts w:ascii="Arial" w:hAnsi="Arial" w:cs="Arial"/>
          <w:noProof/>
          <w:sz w:val="22"/>
        </w:rPr>
        <w:tab/>
        <w:t xml:space="preserve">Voigts J, Siegle J, Pritchett DL, Moore CI: </w:t>
      </w:r>
      <w:r w:rsidRPr="00AF3AF5">
        <w:rPr>
          <w:rFonts w:ascii="Arial" w:hAnsi="Arial" w:cs="Arial"/>
          <w:b/>
          <w:bCs/>
          <w:noProof/>
          <w:sz w:val="22"/>
        </w:rPr>
        <w:t>The flexDrive: An ultra-light implant for optical control and highly parallel chronic recording of neuronal ensembles in freely moving mice</w:t>
      </w:r>
      <w:r w:rsidRPr="00AF3AF5">
        <w:rPr>
          <w:rFonts w:ascii="Arial" w:hAnsi="Arial" w:cs="Arial"/>
          <w:noProof/>
          <w:sz w:val="22"/>
        </w:rPr>
        <w:t xml:space="preserve">. </w:t>
      </w:r>
      <w:r w:rsidRPr="00AF3AF5">
        <w:rPr>
          <w:rFonts w:ascii="Arial" w:hAnsi="Arial" w:cs="Arial"/>
          <w:i/>
          <w:iCs/>
          <w:noProof/>
          <w:sz w:val="22"/>
        </w:rPr>
        <w:t>Front Syst Neurosci</w:t>
      </w:r>
      <w:r w:rsidRPr="00AF3AF5">
        <w:rPr>
          <w:rFonts w:ascii="Arial" w:hAnsi="Arial" w:cs="Arial"/>
          <w:noProof/>
          <w:sz w:val="22"/>
        </w:rPr>
        <w:t xml:space="preserve"> 2013, </w:t>
      </w:r>
      <w:r w:rsidRPr="00AF3AF5">
        <w:rPr>
          <w:rFonts w:ascii="Arial" w:hAnsi="Arial" w:cs="Arial"/>
          <w:b/>
          <w:bCs/>
          <w:noProof/>
          <w:sz w:val="22"/>
        </w:rPr>
        <w:t>7</w:t>
      </w:r>
      <w:r w:rsidRPr="00AF3AF5">
        <w:rPr>
          <w:rFonts w:ascii="Arial" w:hAnsi="Arial" w:cs="Arial"/>
          <w:noProof/>
          <w:sz w:val="22"/>
        </w:rPr>
        <w:t>:8.</w:t>
      </w:r>
    </w:p>
    <w:p w14:paraId="5593ECED"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75. </w:t>
      </w:r>
      <w:r w:rsidRPr="00AF3AF5">
        <w:rPr>
          <w:rFonts w:ascii="Arial" w:hAnsi="Arial" w:cs="Arial"/>
          <w:noProof/>
          <w:sz w:val="22"/>
        </w:rPr>
        <w:tab/>
        <w:t xml:space="preserve">Voigts J, Voigts J, Newman JP, Newman JP, Wilson MA, Wilson MA, Harnett MT, Harnett MT: </w:t>
      </w:r>
      <w:r w:rsidRPr="00AF3AF5">
        <w:rPr>
          <w:rFonts w:ascii="Arial" w:hAnsi="Arial" w:cs="Arial"/>
          <w:b/>
          <w:bCs/>
          <w:noProof/>
          <w:sz w:val="22"/>
        </w:rPr>
        <w:t>An easy-to-assemble, robust, and lightweight drive implant for chronic tetrode recordings in freely moving animals</w:t>
      </w:r>
      <w:r w:rsidRPr="00AF3AF5">
        <w:rPr>
          <w:rFonts w:ascii="Arial" w:hAnsi="Arial" w:cs="Arial"/>
          <w:noProof/>
          <w:sz w:val="22"/>
        </w:rPr>
        <w:t xml:space="preserve">. </w:t>
      </w:r>
      <w:r w:rsidRPr="00AF3AF5">
        <w:rPr>
          <w:rFonts w:ascii="Arial" w:hAnsi="Arial" w:cs="Arial"/>
          <w:i/>
          <w:iCs/>
          <w:noProof/>
          <w:sz w:val="22"/>
        </w:rPr>
        <w:t>J Neural Eng</w:t>
      </w:r>
      <w:r w:rsidRPr="00AF3AF5">
        <w:rPr>
          <w:rFonts w:ascii="Arial" w:hAnsi="Arial" w:cs="Arial"/>
          <w:noProof/>
          <w:sz w:val="22"/>
        </w:rPr>
        <w:t xml:space="preserve"> 2020, </w:t>
      </w:r>
      <w:r w:rsidRPr="00AF3AF5">
        <w:rPr>
          <w:rFonts w:ascii="Arial" w:hAnsi="Arial" w:cs="Arial"/>
          <w:b/>
          <w:bCs/>
          <w:noProof/>
          <w:sz w:val="22"/>
        </w:rPr>
        <w:t>17</w:t>
      </w:r>
      <w:r w:rsidRPr="00AF3AF5">
        <w:rPr>
          <w:rFonts w:ascii="Arial" w:hAnsi="Arial" w:cs="Arial"/>
          <w:noProof/>
          <w:sz w:val="22"/>
        </w:rPr>
        <w:t>:26044.</w:t>
      </w:r>
    </w:p>
    <w:p w14:paraId="26F52AB9"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76. </w:t>
      </w:r>
      <w:r w:rsidRPr="00AF3AF5">
        <w:rPr>
          <w:rFonts w:ascii="Arial" w:hAnsi="Arial" w:cs="Arial"/>
          <w:noProof/>
          <w:sz w:val="22"/>
        </w:rPr>
        <w:tab/>
        <w:t xml:space="preserve">Pachitariu M, Steinmetz N, Kadir S, Carandini M, Harris K: </w:t>
      </w:r>
      <w:r w:rsidRPr="00AF3AF5">
        <w:rPr>
          <w:rFonts w:ascii="Arial" w:hAnsi="Arial" w:cs="Arial"/>
          <w:i/>
          <w:iCs/>
          <w:noProof/>
          <w:sz w:val="22"/>
        </w:rPr>
        <w:t>Fast and accurate spike sorting of high-channel count probes with KiloSort</w:t>
      </w:r>
      <w:r w:rsidRPr="00AF3AF5">
        <w:rPr>
          <w:rFonts w:ascii="Arial" w:hAnsi="Arial" w:cs="Arial"/>
          <w:noProof/>
          <w:sz w:val="22"/>
        </w:rPr>
        <w:t>. [date unknown].</w:t>
      </w:r>
    </w:p>
    <w:p w14:paraId="2674C0E4"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77. </w:t>
      </w:r>
      <w:r w:rsidRPr="00AF3AF5">
        <w:rPr>
          <w:rFonts w:ascii="Arial" w:hAnsi="Arial" w:cs="Arial"/>
          <w:noProof/>
          <w:sz w:val="22"/>
        </w:rPr>
        <w:tab/>
        <w:t xml:space="preserve">Stanislaw H, Todorov N: </w:t>
      </w:r>
      <w:r w:rsidRPr="00AF3AF5">
        <w:rPr>
          <w:rFonts w:ascii="Arial" w:hAnsi="Arial" w:cs="Arial"/>
          <w:i/>
          <w:iCs/>
          <w:noProof/>
          <w:sz w:val="22"/>
        </w:rPr>
        <w:t>Calculation of signal detection theory measures</w:t>
      </w:r>
      <w:r w:rsidRPr="00AF3AF5">
        <w:rPr>
          <w:rFonts w:ascii="Arial" w:hAnsi="Arial" w:cs="Arial"/>
          <w:noProof/>
          <w:sz w:val="22"/>
        </w:rPr>
        <w:t>. 1999.</w:t>
      </w:r>
    </w:p>
    <w:p w14:paraId="6818C1D1"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78. </w:t>
      </w:r>
      <w:r w:rsidRPr="00AF3AF5">
        <w:rPr>
          <w:rFonts w:ascii="Arial" w:hAnsi="Arial" w:cs="Arial"/>
          <w:noProof/>
          <w:sz w:val="22"/>
        </w:rPr>
        <w:tab/>
        <w:t xml:space="preserve">Rocchi F, Ramachandran R: </w:t>
      </w:r>
      <w:r w:rsidRPr="00AF3AF5">
        <w:rPr>
          <w:rFonts w:ascii="Arial" w:hAnsi="Arial" w:cs="Arial"/>
          <w:b/>
          <w:bCs/>
          <w:noProof/>
          <w:sz w:val="22"/>
        </w:rPr>
        <w:t>Neuronal adaptation to sound statistics in the inferior colliculus of behaving macaques does not reduce the effectiveness of the masking noise</w:t>
      </w:r>
      <w:r w:rsidRPr="00AF3AF5">
        <w:rPr>
          <w:rFonts w:ascii="Arial" w:hAnsi="Arial" w:cs="Arial"/>
          <w:noProof/>
          <w:sz w:val="22"/>
        </w:rPr>
        <w:t xml:space="preserve">. </w:t>
      </w:r>
      <w:r w:rsidRPr="00AF3AF5">
        <w:rPr>
          <w:rFonts w:ascii="Arial" w:hAnsi="Arial" w:cs="Arial"/>
          <w:i/>
          <w:iCs/>
          <w:noProof/>
          <w:sz w:val="22"/>
        </w:rPr>
        <w:t>J Neurophysiol</w:t>
      </w:r>
      <w:r w:rsidRPr="00AF3AF5">
        <w:rPr>
          <w:rFonts w:ascii="Arial" w:hAnsi="Arial" w:cs="Arial"/>
          <w:noProof/>
          <w:sz w:val="22"/>
        </w:rPr>
        <w:t xml:space="preserve"> 2018, </w:t>
      </w:r>
      <w:r w:rsidRPr="00AF3AF5">
        <w:rPr>
          <w:rFonts w:ascii="Arial" w:hAnsi="Arial" w:cs="Arial"/>
          <w:b/>
          <w:bCs/>
          <w:noProof/>
          <w:sz w:val="22"/>
        </w:rPr>
        <w:t>120</w:t>
      </w:r>
      <w:r w:rsidRPr="00AF3AF5">
        <w:rPr>
          <w:rFonts w:ascii="Arial" w:hAnsi="Arial" w:cs="Arial"/>
          <w:noProof/>
          <w:sz w:val="22"/>
        </w:rPr>
        <w:t>:2819–2833.</w:t>
      </w:r>
    </w:p>
    <w:p w14:paraId="18D06AB6" w14:textId="77777777" w:rsidR="00AF3AF5" w:rsidRPr="00AF3AF5" w:rsidRDefault="00AF3AF5" w:rsidP="00AF3AF5">
      <w:pPr>
        <w:widowControl w:val="0"/>
        <w:autoSpaceDE w:val="0"/>
        <w:autoSpaceDN w:val="0"/>
        <w:adjustRightInd w:val="0"/>
        <w:ind w:left="640" w:hanging="640"/>
        <w:rPr>
          <w:rFonts w:ascii="Arial" w:hAnsi="Arial" w:cs="Arial"/>
          <w:noProof/>
          <w:sz w:val="22"/>
        </w:rPr>
      </w:pPr>
      <w:r w:rsidRPr="00AF3AF5">
        <w:rPr>
          <w:rFonts w:ascii="Arial" w:hAnsi="Arial" w:cs="Arial"/>
          <w:noProof/>
          <w:sz w:val="22"/>
        </w:rPr>
        <w:t xml:space="preserve">79. </w:t>
      </w:r>
      <w:r w:rsidRPr="00AF3AF5">
        <w:rPr>
          <w:rFonts w:ascii="Arial" w:hAnsi="Arial" w:cs="Arial"/>
          <w:noProof/>
          <w:sz w:val="22"/>
        </w:rPr>
        <w:tab/>
        <w:t xml:space="preserve">Hautus MJ: </w:t>
      </w:r>
      <w:r w:rsidRPr="00AF3AF5">
        <w:rPr>
          <w:rFonts w:ascii="Arial" w:hAnsi="Arial" w:cs="Arial"/>
          <w:i/>
          <w:iCs/>
          <w:noProof/>
          <w:sz w:val="22"/>
        </w:rPr>
        <w:t>Corrections for extreme proportions and their biasing effects on estimated values of d’</w:t>
      </w:r>
      <w:r w:rsidRPr="00AF3AF5">
        <w:rPr>
          <w:rFonts w:ascii="Arial" w:hAnsi="Arial" w:cs="Arial"/>
          <w:noProof/>
          <w:sz w:val="22"/>
        </w:rPr>
        <w:t>. 1995.</w:t>
      </w:r>
    </w:p>
    <w:p w14:paraId="405B98DC" w14:textId="0E9A7E4B" w:rsidR="006D6A4E" w:rsidRPr="00B90F51" w:rsidRDefault="00243817" w:rsidP="00AF3AF5">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p w14:paraId="3A9D9035" w14:textId="2E5A8A0F" w:rsidR="007F3B5A" w:rsidRPr="00B90F51" w:rsidRDefault="007F3B5A" w:rsidP="007F3B5A">
      <w:pPr>
        <w:jc w:val="both"/>
        <w:rPr>
          <w:rFonts w:ascii="Arial" w:eastAsia="Times New Roman" w:hAnsi="Arial" w:cs="Arial"/>
          <w:b/>
          <w:bCs/>
          <w:color w:val="000000"/>
          <w:sz w:val="20"/>
          <w:szCs w:val="20"/>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EA2653" w:rsidRDefault="00EA2653">
      <w:pPr>
        <w:pStyle w:val="CommentText"/>
      </w:pPr>
      <w:r>
        <w:rPr>
          <w:rStyle w:val="CommentReference"/>
        </w:rPr>
        <w:annotationRef/>
      </w:r>
      <w:r>
        <w:t>150 words. – need to be reduced further</w:t>
      </w:r>
    </w:p>
  </w:comment>
  <w:comment w:id="7" w:author="Maria Neimark Geffen" w:date="2021-05-03T11:12:00Z" w:initials="MNG">
    <w:p w14:paraId="7F5A38BC" w14:textId="49BFFEAD" w:rsidR="00EA2653" w:rsidRDefault="00EA2653">
      <w:pPr>
        <w:pStyle w:val="CommentText"/>
      </w:pPr>
      <w:r>
        <w:rPr>
          <w:rStyle w:val="CommentReference"/>
        </w:rPr>
        <w:annotationRef/>
      </w:r>
      <w:r>
        <w:t>unclear</w:t>
      </w:r>
    </w:p>
  </w:comment>
  <w:comment w:id="8" w:author="Ben Geffen" w:date="2021-04-20T15:05:00Z" w:initials="BDG">
    <w:p w14:paraId="6B42D9B0" w14:textId="77777777" w:rsidR="00EA2653" w:rsidRPr="00C16C6F" w:rsidRDefault="00EA2653"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EA2653" w:rsidRDefault="00EA2653">
      <w:pPr>
        <w:pStyle w:val="CommentText"/>
      </w:pPr>
    </w:p>
  </w:comment>
  <w:comment w:id="9" w:author="Maria Neimark Geffen" w:date="2021-05-03T11:12:00Z" w:initials="MNG">
    <w:p w14:paraId="033A14FB" w14:textId="0BED9BB4" w:rsidR="00EA2653" w:rsidRDefault="00EA2653">
      <w:pPr>
        <w:pStyle w:val="CommentText"/>
      </w:pPr>
      <w:r>
        <w:rPr>
          <w:rStyle w:val="CommentReference"/>
        </w:rPr>
        <w:annotationRef/>
      </w:r>
      <w:r>
        <w:t>Here, we need a sentence with an auditory example.</w:t>
      </w:r>
    </w:p>
  </w:comment>
  <w:comment w:id="10" w:author="Microsoft Office User" w:date="2021-04-28T10:00:00Z" w:initials="MOU">
    <w:p w14:paraId="59C8E3BF" w14:textId="37830B05" w:rsidR="00EA2653" w:rsidRDefault="00EA2653">
      <w:pPr>
        <w:pStyle w:val="CommentText"/>
      </w:pPr>
      <w:r>
        <w:rPr>
          <w:rStyle w:val="CommentReference"/>
        </w:rPr>
        <w:annotationRef/>
      </w:r>
      <w:r>
        <w:t xml:space="preserve">Cite Viktor and Ann’s papers, </w:t>
      </w:r>
      <w:proofErr w:type="spellStart"/>
      <w:r>
        <w:t>Wehr</w:t>
      </w:r>
      <w:proofErr w:type="spellEnd"/>
      <w:r>
        <w:t xml:space="preserve"> paper</w:t>
      </w:r>
    </w:p>
  </w:comment>
  <w:comment w:id="11" w:author="Microsoft Office User" w:date="2021-04-27T16:34:00Z" w:initials="MOU">
    <w:p w14:paraId="2A7DB84B" w14:textId="7AC3180B" w:rsidR="00EA2653" w:rsidRDefault="00EA2653">
      <w:pPr>
        <w:pStyle w:val="CommentText"/>
      </w:pPr>
      <w:r>
        <w:rPr>
          <w:rStyle w:val="CommentReference"/>
        </w:rPr>
        <w:annotationRef/>
      </w:r>
      <w:r>
        <w:t>What are we setting up here? Maybe: ‘These models allow us to simulate how neural function constrains behavior and to assess whether and how neuronal adaptation shapes sensory percepts.’</w:t>
      </w:r>
    </w:p>
  </w:comment>
  <w:comment w:id="12" w:author="Microsoft Office User" w:date="2021-04-27T16:35:00Z" w:initials="MOU">
    <w:p w14:paraId="757140A8" w14:textId="44178E4F" w:rsidR="00EA2653" w:rsidRDefault="00EA2653">
      <w:pPr>
        <w:pStyle w:val="CommentText"/>
      </w:pPr>
      <w:r>
        <w:rPr>
          <w:rStyle w:val="CommentReference"/>
        </w:rPr>
        <w:annotationRef/>
      </w:r>
      <w:r>
        <w:t>Didn’t this paper show that efficient coding can explain perceptual biases?</w:t>
      </w:r>
    </w:p>
  </w:comment>
  <w:comment w:id="17" w:author="Microsoft Office User" w:date="2021-04-27T16:50:00Z" w:initials="MOU">
    <w:p w14:paraId="7137637A" w14:textId="26CEA0B1" w:rsidR="00EA2653" w:rsidRDefault="00EA2653">
      <w:pPr>
        <w:pStyle w:val="CommentText"/>
      </w:pPr>
      <w:r>
        <w:rPr>
          <w:rStyle w:val="CommentReference"/>
        </w:rPr>
        <w:annotationRef/>
      </w:r>
      <w:r>
        <w:t>Do we show this on a trial-trial basis?</w:t>
      </w:r>
    </w:p>
  </w:comment>
  <w:comment w:id="18" w:author="Maria Neimark Geffen" w:date="2021-05-03T11:14:00Z" w:initials="MNG">
    <w:p w14:paraId="6EBFA616" w14:textId="496A02FD" w:rsidR="00EA2653" w:rsidRDefault="00EA2653">
      <w:pPr>
        <w:pStyle w:val="CommentText"/>
      </w:pPr>
      <w:r>
        <w:rPr>
          <w:rStyle w:val="CommentReference"/>
        </w:rPr>
        <w:annotationRef/>
      </w:r>
      <w:r>
        <w:t>Need a little more intro here</w:t>
      </w:r>
    </w:p>
  </w:comment>
  <w:comment w:id="21" w:author="Maria Neimark Geffen" w:date="2021-05-03T11:37:00Z" w:initials="MNG">
    <w:p w14:paraId="588B1718" w14:textId="67B0DE98" w:rsidR="00EA2653" w:rsidRDefault="00EA2653">
      <w:pPr>
        <w:pStyle w:val="CommentText"/>
      </w:pPr>
      <w:r>
        <w:rPr>
          <w:rStyle w:val="CommentReference"/>
        </w:rPr>
        <w:annotationRef/>
      </w:r>
      <w:r>
        <w:t>Stronger phrasing? + Introduce normative models</w:t>
      </w:r>
    </w:p>
  </w:comment>
  <w:comment w:id="22" w:author="Maria Neimark Geffen" w:date="2021-05-03T11:37:00Z" w:initials="MNG">
    <w:p w14:paraId="00D61140" w14:textId="7F21C061" w:rsidR="00EA2653" w:rsidRDefault="00EA2653">
      <w:pPr>
        <w:pStyle w:val="CommentText"/>
      </w:pPr>
      <w:r>
        <w:rPr>
          <w:rStyle w:val="CommentReference"/>
        </w:rPr>
        <w:annotationRef/>
      </w:r>
      <w:r>
        <w:t>I would add a prediction that after high-to-low switch, the detectability improves, and after low-to-high switch, the detectability is impaired over time.</w:t>
      </w:r>
    </w:p>
  </w:comment>
  <w:comment w:id="26" w:author="Geffen, Maria" w:date="2020-11-20T17:07:00Z" w:initials="GM">
    <w:p w14:paraId="7469D575" w14:textId="77777777" w:rsidR="00EA2653" w:rsidRDefault="00EA2653">
      <w:pPr>
        <w:pStyle w:val="CommentText"/>
      </w:pPr>
      <w:r>
        <w:rPr>
          <w:noProof/>
        </w:rPr>
        <w:t>this statement needs more careful statistics.</w:t>
      </w:r>
      <w:r>
        <w:rPr>
          <w:rStyle w:val="CommentReference"/>
        </w:rPr>
        <w:annotationRef/>
      </w:r>
    </w:p>
  </w:comment>
  <w:comment w:id="27" w:author="Maria Neimark Geffen" w:date="2021-05-03T11:39:00Z" w:initials="MNG">
    <w:p w14:paraId="0CDA67A9" w14:textId="228D4918" w:rsidR="00EA2653" w:rsidRDefault="00EA2653">
      <w:pPr>
        <w:pStyle w:val="CommentText"/>
      </w:pPr>
      <w:r>
        <w:rPr>
          <w:rStyle w:val="CommentReference"/>
        </w:rPr>
        <w:annotationRef/>
      </w:r>
      <w:r>
        <w:t>This is a separate result from previous statement. Should be a paragraph to itself.</w:t>
      </w:r>
    </w:p>
  </w:comment>
  <w:comment w:id="29" w:author="Microsoft Office User" w:date="2021-04-28T11:30:00Z" w:initials="MOU">
    <w:p w14:paraId="713C8628" w14:textId="0086B79B" w:rsidR="00EA2653" w:rsidRDefault="00EA2653">
      <w:pPr>
        <w:pStyle w:val="CommentText"/>
      </w:pPr>
      <w:r>
        <w:rPr>
          <w:rStyle w:val="CommentReference"/>
        </w:rPr>
        <w:annotationRef/>
      </w:r>
      <w:r>
        <w:t>Should we do stats for this?</w:t>
      </w:r>
    </w:p>
  </w:comment>
  <w:comment w:id="30" w:author="Maria Neimark Geffen" w:date="2021-05-03T11:40:00Z" w:initials="MNG">
    <w:p w14:paraId="1208A489" w14:textId="002AAC02" w:rsidR="00EA2653" w:rsidRDefault="00EA2653">
      <w:pPr>
        <w:pStyle w:val="CommentText"/>
      </w:pPr>
      <w:r>
        <w:rPr>
          <w:rStyle w:val="CommentReference"/>
        </w:rPr>
        <w:annotationRef/>
      </w:r>
      <w:r>
        <w:t xml:space="preserve">Yes, and this should </w:t>
      </w:r>
      <w:proofErr w:type="spellStart"/>
      <w:r>
        <w:t>probabl</w:t>
      </w:r>
      <w:proofErr w:type="spellEnd"/>
    </w:p>
  </w:comment>
  <w:comment w:id="54" w:author="Maria Neimark Geffen" w:date="2021-05-03T11:43:00Z" w:initials="MNG">
    <w:p w14:paraId="1604734D" w14:textId="0D87E288" w:rsidR="00EA2653" w:rsidRDefault="00EA2653">
      <w:pPr>
        <w:pStyle w:val="CommentText"/>
      </w:pPr>
      <w:r>
        <w:rPr>
          <w:rStyle w:val="CommentReference"/>
        </w:rPr>
        <w:annotationRef/>
      </w:r>
      <w:r>
        <w:t>Need a conclusion sentence</w:t>
      </w:r>
    </w:p>
  </w:comment>
  <w:comment w:id="55" w:author="Maria Neimark Geffen" w:date="2021-04-27T12:25:00Z" w:initials="MNG">
    <w:p w14:paraId="0783224B" w14:textId="77777777" w:rsidR="00EA2653" w:rsidRDefault="00EA2653" w:rsidP="005B538C">
      <w:r>
        <w:rPr>
          <w:rStyle w:val="CommentReference"/>
        </w:rPr>
        <w:annotationRef/>
      </w:r>
    </w:p>
    <w:p w14:paraId="4CC73CC9" w14:textId="77777777" w:rsidR="00EA2653" w:rsidRDefault="00EA2653" w:rsidP="005B538C">
      <w:r>
        <w:t xml:space="preserve">N. </w:t>
      </w:r>
      <w:proofErr w:type="spellStart"/>
      <w:r>
        <w:t>Ulanovsky</w:t>
      </w:r>
      <w:proofErr w:type="spellEnd"/>
      <w:r>
        <w:t xml:space="preserve">, L. Las, I. </w:t>
      </w:r>
      <w:proofErr w:type="spellStart"/>
      <w:r>
        <w:t>Nelken</w:t>
      </w:r>
      <w:proofErr w:type="spellEnd"/>
    </w:p>
    <w:p w14:paraId="1273C4F0" w14:textId="77777777" w:rsidR="00EA2653" w:rsidRDefault="00EA2653" w:rsidP="005B538C">
      <w:r>
        <w:t>Processing of low-probability sounds by cortical neurons</w:t>
      </w:r>
    </w:p>
    <w:p w14:paraId="7E56DD76" w14:textId="77777777" w:rsidR="00EA2653" w:rsidRDefault="00EA2653" w:rsidP="005B538C">
      <w:r>
        <w:t xml:space="preserve">Nat. </w:t>
      </w:r>
      <w:proofErr w:type="spellStart"/>
      <w:r>
        <w:t>Neurosci</w:t>
      </w:r>
      <w:proofErr w:type="spellEnd"/>
      <w:r>
        <w:t>., 6 (2003), pp. 391-398</w:t>
      </w:r>
    </w:p>
    <w:p w14:paraId="657AF37F" w14:textId="77777777" w:rsidR="00EA2653" w:rsidRDefault="00EA2653" w:rsidP="005B538C"/>
    <w:p w14:paraId="38DC4440" w14:textId="77777777" w:rsidR="00EA2653" w:rsidRDefault="00EA2653" w:rsidP="005B538C">
      <w:r w:rsidRPr="00692AC1">
        <w:t xml:space="preserve">Pennington JR, David SV. Complementary Effects of Adaptation and Gain Control on Sound Encoding in Primary Auditory Cortex. </w:t>
      </w:r>
      <w:proofErr w:type="spellStart"/>
      <w:r w:rsidRPr="00692AC1">
        <w:t>eNeuro</w:t>
      </w:r>
      <w:proofErr w:type="spellEnd"/>
      <w:r w:rsidRPr="00692AC1">
        <w:t>. 2020 Nov 13;7(6):ENEURO.0205-20.2020.</w:t>
      </w:r>
    </w:p>
    <w:p w14:paraId="7533216A" w14:textId="77777777" w:rsidR="00EA2653" w:rsidRDefault="00EA2653" w:rsidP="005B538C"/>
    <w:p w14:paraId="4595DB5D" w14:textId="77777777" w:rsidR="00EA2653" w:rsidRDefault="00EA2653" w:rsidP="005B538C">
      <w:r w:rsidRPr="0047314E">
        <w:t xml:space="preserve">Fritz J, </w:t>
      </w:r>
      <w:proofErr w:type="spellStart"/>
      <w:r w:rsidRPr="0047314E">
        <w:t>Shamma</w:t>
      </w:r>
      <w:proofErr w:type="spellEnd"/>
      <w:r w:rsidRPr="0047314E">
        <w:t xml:space="preserve"> S, </w:t>
      </w:r>
      <w:proofErr w:type="spellStart"/>
      <w:r w:rsidRPr="0047314E">
        <w:t>Elhilali</w:t>
      </w:r>
      <w:proofErr w:type="spellEnd"/>
      <w:r w:rsidRPr="0047314E">
        <w:t xml:space="preserve"> M, Klein D. Rapid task-related plasticity of spectrotemporal receptive fields in primary auditory cortex. Nat </w:t>
      </w:r>
      <w:proofErr w:type="spellStart"/>
      <w:r w:rsidRPr="0047314E">
        <w:t>Neurosci</w:t>
      </w:r>
      <w:proofErr w:type="spellEnd"/>
      <w:r w:rsidRPr="0047314E">
        <w:t xml:space="preserve">. 2003 Nov;6(11):1216-23. </w:t>
      </w:r>
      <w:proofErr w:type="spellStart"/>
      <w:r w:rsidRPr="0047314E">
        <w:t>doi</w:t>
      </w:r>
      <w:proofErr w:type="spellEnd"/>
      <w:r w:rsidRPr="0047314E">
        <w:t xml:space="preserve">: 10.1038/nn1141. </w:t>
      </w:r>
      <w:proofErr w:type="spellStart"/>
      <w:r w:rsidRPr="0047314E">
        <w:t>Epub</w:t>
      </w:r>
      <w:proofErr w:type="spellEnd"/>
      <w:r w:rsidRPr="0047314E">
        <w:t xml:space="preserve"> 2003 Oct 28. PMID: 14583754.</w:t>
      </w:r>
    </w:p>
    <w:p w14:paraId="210D625E" w14:textId="77777777" w:rsidR="00EA2653" w:rsidRDefault="00EA2653" w:rsidP="005B538C"/>
    <w:p w14:paraId="198372FD" w14:textId="77777777" w:rsidR="00EA2653" w:rsidRDefault="00EA2653" w:rsidP="005B538C">
      <w:proofErr w:type="spellStart"/>
      <w:r w:rsidRPr="0047314E">
        <w:t>Mesgarani</w:t>
      </w:r>
      <w:proofErr w:type="spellEnd"/>
      <w:r w:rsidRPr="0047314E">
        <w:t xml:space="preserve">, N., Fritz, J.B., </w:t>
      </w:r>
      <w:proofErr w:type="spellStart"/>
      <w:r w:rsidRPr="0047314E">
        <w:t>Shamma</w:t>
      </w:r>
      <w:proofErr w:type="spellEnd"/>
      <w:r w:rsidRPr="0047314E">
        <w:t>, S.A., 2010. A computational model of rapid task-related plasticity of auditory cortical receptive</w:t>
      </w:r>
      <w:r>
        <w:t xml:space="preserve"> </w:t>
      </w:r>
      <w:r w:rsidRPr="0047314E">
        <w:t xml:space="preserve">fields. J. </w:t>
      </w:r>
      <w:proofErr w:type="spellStart"/>
      <w:r w:rsidRPr="0047314E">
        <w:t>Comput</w:t>
      </w:r>
      <w:proofErr w:type="spellEnd"/>
      <w:r w:rsidRPr="0047314E">
        <w:t xml:space="preserve">. </w:t>
      </w:r>
      <w:proofErr w:type="spellStart"/>
      <w:r w:rsidRPr="0047314E">
        <w:t>Neurosci</w:t>
      </w:r>
      <w:proofErr w:type="spellEnd"/>
      <w:r w:rsidRPr="0047314E">
        <w:t>. 28,19e27.</w:t>
      </w:r>
    </w:p>
    <w:p w14:paraId="62DF0849" w14:textId="77777777" w:rsidR="00EA2653" w:rsidRDefault="00EA2653" w:rsidP="005B538C"/>
    <w:p w14:paraId="214DB116" w14:textId="77777777" w:rsidR="00EA2653" w:rsidRDefault="00EA2653" w:rsidP="005B538C">
      <w:r w:rsidRPr="00692AC1">
        <w:t xml:space="preserve">Lopez Espejo M, Schwartz ZP, David SV. Spectral tuning of adaptation supports coding of sensory context in auditory cortex. </w:t>
      </w:r>
      <w:proofErr w:type="spellStart"/>
      <w:r w:rsidRPr="00692AC1">
        <w:t>PLoS</w:t>
      </w:r>
      <w:proofErr w:type="spellEnd"/>
      <w:r w:rsidRPr="00692AC1">
        <w:t xml:space="preserve"> </w:t>
      </w:r>
      <w:proofErr w:type="spellStart"/>
      <w:r w:rsidRPr="00692AC1">
        <w:t>Comput</w:t>
      </w:r>
      <w:proofErr w:type="spellEnd"/>
      <w:r w:rsidRPr="00692AC1">
        <w:t xml:space="preserve"> Biol. 2019 Oct 18;15(10):e1007430.</w:t>
      </w:r>
    </w:p>
    <w:p w14:paraId="3C8F674B" w14:textId="77777777" w:rsidR="00EA2653" w:rsidRDefault="00EA2653" w:rsidP="005B538C">
      <w:pPr>
        <w:pStyle w:val="CommentText"/>
      </w:pPr>
    </w:p>
  </w:comment>
  <w:comment w:id="56" w:author="Maria Neimark Geffen" w:date="2021-04-27T12:21:00Z" w:initials="MNG">
    <w:p w14:paraId="31EF6E7F" w14:textId="77777777" w:rsidR="00EA2653" w:rsidRDefault="00EA2653" w:rsidP="006626B3">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6ECF95" w14:textId="77777777" w:rsidR="00EA2653" w:rsidRDefault="00EA2653" w:rsidP="006626B3">
      <w:r>
        <w:t xml:space="preserve">N.C. Rabinowitz, B.D.B. Willmore, J.W.H. </w:t>
      </w:r>
      <w:proofErr w:type="spellStart"/>
      <w:r>
        <w:t>Schnupp</w:t>
      </w:r>
      <w:proofErr w:type="spellEnd"/>
      <w:r>
        <w:t>, A.J. King. Contrast gain control in auditory cortex. Neuron, 70 (2011), 1178-1191</w:t>
      </w:r>
    </w:p>
    <w:p w14:paraId="3B1E71FA" w14:textId="77777777" w:rsidR="00EA2653" w:rsidRDefault="00EA2653" w:rsidP="006626B3">
      <w:r w:rsidRPr="006005CD">
        <w:t xml:space="preserve">Rabinowitz NC, Willmore BD, </w:t>
      </w:r>
      <w:proofErr w:type="spellStart"/>
      <w:r w:rsidRPr="006005CD">
        <w:t>Schnupp</w:t>
      </w:r>
      <w:proofErr w:type="spellEnd"/>
      <w:r w:rsidRPr="006005CD">
        <w:t xml:space="preserve"> JW, King AJ. Spectrotemporal contrast kernels for neurons in primary auditory cortex. J </w:t>
      </w:r>
      <w:proofErr w:type="spellStart"/>
      <w:r w:rsidRPr="006005CD">
        <w:t>Neurosci</w:t>
      </w:r>
      <w:proofErr w:type="spellEnd"/>
      <w:r w:rsidRPr="006005CD">
        <w:t>. 2012 Aug 15;32(33):11271-84.</w:t>
      </w:r>
    </w:p>
    <w:p w14:paraId="1A075E69" w14:textId="77777777" w:rsidR="00EA2653" w:rsidRPr="00692AC1" w:rsidRDefault="00EA2653" w:rsidP="006626B3">
      <w:r w:rsidRPr="00692AC1">
        <w:t>Willmore BD, Cooke JE, King AJ. Hearing in noisy environments: noise invariance and contrast gain control. J Physiol. 2014 Aug 15;592(16):3371-81</w:t>
      </w:r>
    </w:p>
    <w:p w14:paraId="27BDACC6" w14:textId="77777777" w:rsidR="00EA2653" w:rsidRPr="00692AC1" w:rsidRDefault="00EA2653" w:rsidP="006626B3">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3299FE79" w14:textId="77777777" w:rsidR="00EA2653" w:rsidRDefault="00EA2653" w:rsidP="006626B3">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58C439ED" w14:textId="77777777" w:rsidR="00EA2653" w:rsidRDefault="00EA2653" w:rsidP="006626B3">
      <w:pPr>
        <w:pStyle w:val="CommentText"/>
      </w:pPr>
    </w:p>
  </w:comment>
  <w:comment w:id="57" w:author="Microsoft Office User" w:date="2021-04-29T16:47:00Z" w:initials="MOU">
    <w:p w14:paraId="4DC5B4C3" w14:textId="5FA5443A" w:rsidR="00EA2653" w:rsidRDefault="00EA2653">
      <w:pPr>
        <w:pStyle w:val="CommentText"/>
      </w:pPr>
      <w:r>
        <w:rPr>
          <w:rStyle w:val="CommentReference"/>
        </w:rPr>
        <w:annotationRef/>
      </w:r>
      <w:r>
        <w:t>Make this sentence flow better</w:t>
      </w:r>
    </w:p>
  </w:comment>
  <w:comment w:id="72" w:author="Microsoft Office User" w:date="2021-04-28T13:15:00Z" w:initials="MOU">
    <w:p w14:paraId="4C85546F" w14:textId="0498A42B" w:rsidR="00EA2653" w:rsidRDefault="00EA2653">
      <w:pPr>
        <w:pStyle w:val="CommentText"/>
      </w:pPr>
      <w:r>
        <w:rPr>
          <w:rStyle w:val="CommentReference"/>
        </w:rPr>
        <w:annotationRef/>
      </w:r>
      <w:r>
        <w:t xml:space="preserve">Motivate this more towards mechanisms: ‘While we have demonstrated that efficient control of neuronal gain shapes behavioral performance, the neuronal mechanisms of gain control in the auditory system are unknown.’ </w:t>
      </w:r>
    </w:p>
  </w:comment>
  <w:comment w:id="73" w:author="Microsoft Office User" w:date="2021-04-28T10:22:00Z" w:initials="MOU">
    <w:p w14:paraId="243BD38A" w14:textId="6F2658BF" w:rsidR="00EA2653" w:rsidRDefault="00EA2653">
      <w:pPr>
        <w:pStyle w:val="CommentText"/>
      </w:pPr>
      <w:r>
        <w:rPr>
          <w:rStyle w:val="CommentReference"/>
        </w:rPr>
        <w:annotationRef/>
      </w:r>
      <w:r>
        <w:t xml:space="preserve">This needs more quantification! Maybe compute ROC plots for the neurons, get n for each session, compute statistics, etc. Also might be misleading to plot saline and </w:t>
      </w:r>
      <w:proofErr w:type="spellStart"/>
      <w:r>
        <w:t>muscimol</w:t>
      </w:r>
      <w:proofErr w:type="spellEnd"/>
      <w:r>
        <w:t xml:space="preserve">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7F5A38BC" w15:done="0"/>
  <w15:commentEx w15:paraId="21CF7E25" w15:done="0"/>
  <w15:commentEx w15:paraId="033A14FB" w15:done="0"/>
  <w15:commentEx w15:paraId="59C8E3BF" w15:done="0"/>
  <w15:commentEx w15:paraId="2A7DB84B" w15:done="0"/>
  <w15:commentEx w15:paraId="757140A8" w15:done="0"/>
  <w15:commentEx w15:paraId="7137637A" w15:done="0"/>
  <w15:commentEx w15:paraId="6EBFA616" w15:done="0"/>
  <w15:commentEx w15:paraId="588B1718" w15:done="0"/>
  <w15:commentEx w15:paraId="00D61140" w15:done="0"/>
  <w15:commentEx w15:paraId="7469D575" w15:done="0"/>
  <w15:commentEx w15:paraId="0CDA67A9" w15:done="0"/>
  <w15:commentEx w15:paraId="713C8628" w15:done="0"/>
  <w15:commentEx w15:paraId="1208A489" w15:paraIdParent="713C8628" w15:done="0"/>
  <w15:commentEx w15:paraId="1604734D" w15:done="0"/>
  <w15:commentEx w15:paraId="3C8F674B" w15:done="0"/>
  <w15:commentEx w15:paraId="58C439ED" w15:done="0"/>
  <w15:commentEx w15:paraId="4DC5B4C3" w15:done="0"/>
  <w15:commentEx w15:paraId="4C85546F" w15:done="0"/>
  <w15:commentEx w15:paraId="243B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3A590E" w16cex:dateUtc="2021-05-03T15:12:00Z"/>
  <w16cex:commentExtensible w16cex:durableId="24296C51" w16cex:dateUtc="2021-04-20T19:05:00Z"/>
  <w16cex:commentExtensible w16cex:durableId="243A5919" w16cex:dateUtc="2021-05-03T15:12:00Z"/>
  <w16cex:commentExtensible w16cex:durableId="2433B0B6" w16cex:dateUtc="2021-04-28T14:00:00Z"/>
  <w16cex:commentExtensible w16cex:durableId="2432BB85" w16cex:dateUtc="2021-04-27T20:34:00Z"/>
  <w16cex:commentExtensible w16cex:durableId="2432BBC8" w16cex:dateUtc="2021-04-27T20:35:00Z"/>
  <w16cex:commentExtensible w16cex:durableId="2432BF59" w16cex:dateUtc="2021-04-27T20:50:00Z"/>
  <w16cex:commentExtensible w16cex:durableId="243A598C" w16cex:dateUtc="2021-05-03T15:14:00Z"/>
  <w16cex:commentExtensible w16cex:durableId="243A5EDE" w16cex:dateUtc="2021-05-03T15:37:00Z"/>
  <w16cex:commentExtensible w16cex:durableId="243A5F05" w16cex:dateUtc="2021-05-03T15:37:00Z"/>
  <w16cex:commentExtensible w16cex:durableId="2362766B" w16cex:dateUtc="2020-11-20T22:07:00Z"/>
  <w16cex:commentExtensible w16cex:durableId="243A5F69" w16cex:dateUtc="2021-05-03T15:39:00Z"/>
  <w16cex:commentExtensible w16cex:durableId="2433C5C1" w16cex:dateUtc="2021-04-28T15:30:00Z"/>
  <w16cex:commentExtensible w16cex:durableId="243A5FA3" w16cex:dateUtc="2021-05-03T15:40:00Z"/>
  <w16cex:commentExtensible w16cex:durableId="243A606A" w16cex:dateUtc="2021-05-03T15:43:00Z"/>
  <w16cex:commentExtensible w16cex:durableId="2432812B" w16cex:dateUtc="2021-04-27T16:25:00Z"/>
  <w16cex:commentExtensible w16cex:durableId="24355CC0" w16cex:dateUtc="2021-04-27T16:21:00Z"/>
  <w16cex:commentExtensible w16cex:durableId="2435618E" w16cex:dateUtc="2021-04-29T20:47:00Z"/>
  <w16cex:commentExtensible w16cex:durableId="2433DE5F" w16cex:dateUtc="2021-04-28T17:15: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7F5A38BC" w16cid:durableId="243A590E"/>
  <w16cid:commentId w16cid:paraId="21CF7E25" w16cid:durableId="24296C51"/>
  <w16cid:commentId w16cid:paraId="033A14FB" w16cid:durableId="243A5919"/>
  <w16cid:commentId w16cid:paraId="59C8E3BF" w16cid:durableId="2433B0B6"/>
  <w16cid:commentId w16cid:paraId="2A7DB84B" w16cid:durableId="2432BB85"/>
  <w16cid:commentId w16cid:paraId="757140A8" w16cid:durableId="2432BBC8"/>
  <w16cid:commentId w16cid:paraId="7137637A" w16cid:durableId="2432BF59"/>
  <w16cid:commentId w16cid:paraId="6EBFA616" w16cid:durableId="243A598C"/>
  <w16cid:commentId w16cid:paraId="588B1718" w16cid:durableId="243A5EDE"/>
  <w16cid:commentId w16cid:paraId="00D61140" w16cid:durableId="243A5F05"/>
  <w16cid:commentId w16cid:paraId="7469D575" w16cid:durableId="2362766B"/>
  <w16cid:commentId w16cid:paraId="0CDA67A9" w16cid:durableId="243A5F69"/>
  <w16cid:commentId w16cid:paraId="713C8628" w16cid:durableId="2433C5C1"/>
  <w16cid:commentId w16cid:paraId="1208A489" w16cid:durableId="243A5FA3"/>
  <w16cid:commentId w16cid:paraId="1604734D" w16cid:durableId="243A606A"/>
  <w16cid:commentId w16cid:paraId="3C8F674B" w16cid:durableId="2432812B"/>
  <w16cid:commentId w16cid:paraId="58C439ED" w16cid:durableId="24355CC0"/>
  <w16cid:commentId w16cid:paraId="4DC5B4C3" w16cid:durableId="2435618E"/>
  <w16cid:commentId w16cid:paraId="4C85546F" w16cid:durableId="2433DE5F"/>
  <w16cid:commentId w16cid:paraId="243BD38A" w16cid:durableId="2433B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6F49F" w14:textId="77777777" w:rsidR="00D63B13" w:rsidRDefault="00D63B13" w:rsidP="003A75F6">
      <w:r>
        <w:separator/>
      </w:r>
    </w:p>
  </w:endnote>
  <w:endnote w:type="continuationSeparator" w:id="0">
    <w:p w14:paraId="7E061ED4" w14:textId="77777777" w:rsidR="00D63B13" w:rsidRDefault="00D63B13"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27DE4" w14:textId="77777777" w:rsidR="00D63B13" w:rsidRDefault="00D63B13" w:rsidP="003A75F6">
      <w:r>
        <w:separator/>
      </w:r>
    </w:p>
  </w:footnote>
  <w:footnote w:type="continuationSeparator" w:id="0">
    <w:p w14:paraId="7B095E98" w14:textId="77777777" w:rsidR="00D63B13" w:rsidRDefault="00D63B13"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9"/>
  </w:num>
  <w:num w:numId="3">
    <w:abstractNumId w:val="4"/>
  </w:num>
  <w:num w:numId="4">
    <w:abstractNumId w:val="5"/>
  </w:num>
  <w:num w:numId="5">
    <w:abstractNumId w:val="3"/>
  </w:num>
  <w:num w:numId="6">
    <w:abstractNumId w:val="10"/>
  </w:num>
  <w:num w:numId="7">
    <w:abstractNumId w:val="0"/>
  </w:num>
  <w:num w:numId="8">
    <w:abstractNumId w:val="2"/>
  </w:num>
  <w:num w:numId="9">
    <w:abstractNumId w:val="6"/>
  </w:num>
  <w:num w:numId="10">
    <w:abstractNumId w:val="8"/>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Geffen, Maria">
    <w15:presenceInfo w15:providerId="AD" w15:userId="S::mgeffen@pennmedicine.upenn.edu::95843fb0-5f22-4058-b4f3-dfd089b5d6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4791C"/>
    <w:rsid w:val="00060506"/>
    <w:rsid w:val="0007020D"/>
    <w:rsid w:val="0008595A"/>
    <w:rsid w:val="000A7884"/>
    <w:rsid w:val="000B343A"/>
    <w:rsid w:val="000B5FD6"/>
    <w:rsid w:val="000D3D0B"/>
    <w:rsid w:val="000D45EC"/>
    <w:rsid w:val="000F1B3D"/>
    <w:rsid w:val="000F4D81"/>
    <w:rsid w:val="00136515"/>
    <w:rsid w:val="00137023"/>
    <w:rsid w:val="00143746"/>
    <w:rsid w:val="00171B3E"/>
    <w:rsid w:val="00191F9B"/>
    <w:rsid w:val="001935CF"/>
    <w:rsid w:val="0019642E"/>
    <w:rsid w:val="001A3033"/>
    <w:rsid w:val="001B69AD"/>
    <w:rsid w:val="001E6978"/>
    <w:rsid w:val="002120D3"/>
    <w:rsid w:val="00220C38"/>
    <w:rsid w:val="00225349"/>
    <w:rsid w:val="00225FA3"/>
    <w:rsid w:val="002373E5"/>
    <w:rsid w:val="002420F7"/>
    <w:rsid w:val="0024252F"/>
    <w:rsid w:val="00243817"/>
    <w:rsid w:val="00247E70"/>
    <w:rsid w:val="00283ABC"/>
    <w:rsid w:val="00286498"/>
    <w:rsid w:val="0029141E"/>
    <w:rsid w:val="00292D46"/>
    <w:rsid w:val="002A6675"/>
    <w:rsid w:val="002B46BE"/>
    <w:rsid w:val="002C1323"/>
    <w:rsid w:val="002C1CCB"/>
    <w:rsid w:val="002C27AF"/>
    <w:rsid w:val="002D4145"/>
    <w:rsid w:val="002E626F"/>
    <w:rsid w:val="002F191E"/>
    <w:rsid w:val="003037C0"/>
    <w:rsid w:val="0031158D"/>
    <w:rsid w:val="003205F3"/>
    <w:rsid w:val="00335FFA"/>
    <w:rsid w:val="00350418"/>
    <w:rsid w:val="0035199D"/>
    <w:rsid w:val="00353080"/>
    <w:rsid w:val="00362F61"/>
    <w:rsid w:val="00373899"/>
    <w:rsid w:val="00384D55"/>
    <w:rsid w:val="00390749"/>
    <w:rsid w:val="003A3139"/>
    <w:rsid w:val="003A75F6"/>
    <w:rsid w:val="003C75FD"/>
    <w:rsid w:val="003D2E35"/>
    <w:rsid w:val="003F675E"/>
    <w:rsid w:val="00415D84"/>
    <w:rsid w:val="00420686"/>
    <w:rsid w:val="00426E85"/>
    <w:rsid w:val="00435193"/>
    <w:rsid w:val="00481A68"/>
    <w:rsid w:val="004B1F71"/>
    <w:rsid w:val="004B6FDF"/>
    <w:rsid w:val="004D2BF6"/>
    <w:rsid w:val="00526203"/>
    <w:rsid w:val="00532CF4"/>
    <w:rsid w:val="00544076"/>
    <w:rsid w:val="00556D0F"/>
    <w:rsid w:val="00561876"/>
    <w:rsid w:val="0059217F"/>
    <w:rsid w:val="005A2B58"/>
    <w:rsid w:val="005A3A78"/>
    <w:rsid w:val="005B17FA"/>
    <w:rsid w:val="005B538C"/>
    <w:rsid w:val="005C303E"/>
    <w:rsid w:val="005D7786"/>
    <w:rsid w:val="005E7BBD"/>
    <w:rsid w:val="005F2B2D"/>
    <w:rsid w:val="00605730"/>
    <w:rsid w:val="00611D11"/>
    <w:rsid w:val="006344DD"/>
    <w:rsid w:val="00637DB3"/>
    <w:rsid w:val="0064651D"/>
    <w:rsid w:val="006512E7"/>
    <w:rsid w:val="00651894"/>
    <w:rsid w:val="006626B3"/>
    <w:rsid w:val="006670B4"/>
    <w:rsid w:val="0068329E"/>
    <w:rsid w:val="006923AF"/>
    <w:rsid w:val="00696C0D"/>
    <w:rsid w:val="006A589A"/>
    <w:rsid w:val="006B34AD"/>
    <w:rsid w:val="006D66F0"/>
    <w:rsid w:val="006D6A4E"/>
    <w:rsid w:val="006D783C"/>
    <w:rsid w:val="00713AC8"/>
    <w:rsid w:val="00741167"/>
    <w:rsid w:val="00746465"/>
    <w:rsid w:val="00752512"/>
    <w:rsid w:val="00790B0D"/>
    <w:rsid w:val="007B350C"/>
    <w:rsid w:val="007B566A"/>
    <w:rsid w:val="007D3839"/>
    <w:rsid w:val="007D3E69"/>
    <w:rsid w:val="007D691E"/>
    <w:rsid w:val="007F3B5A"/>
    <w:rsid w:val="007F729D"/>
    <w:rsid w:val="0080342C"/>
    <w:rsid w:val="008062EA"/>
    <w:rsid w:val="0081089C"/>
    <w:rsid w:val="008214AD"/>
    <w:rsid w:val="00821F06"/>
    <w:rsid w:val="008334D6"/>
    <w:rsid w:val="0087106C"/>
    <w:rsid w:val="00876887"/>
    <w:rsid w:val="00883DFF"/>
    <w:rsid w:val="008855F0"/>
    <w:rsid w:val="008857DC"/>
    <w:rsid w:val="00894825"/>
    <w:rsid w:val="008949ED"/>
    <w:rsid w:val="00895662"/>
    <w:rsid w:val="008A0AA7"/>
    <w:rsid w:val="008A3F40"/>
    <w:rsid w:val="008A4890"/>
    <w:rsid w:val="008C68CF"/>
    <w:rsid w:val="008D2908"/>
    <w:rsid w:val="008D68A8"/>
    <w:rsid w:val="008E2783"/>
    <w:rsid w:val="008E526F"/>
    <w:rsid w:val="008F1DC2"/>
    <w:rsid w:val="008F510E"/>
    <w:rsid w:val="008F6E4F"/>
    <w:rsid w:val="009007AA"/>
    <w:rsid w:val="00902E1C"/>
    <w:rsid w:val="00907CD0"/>
    <w:rsid w:val="00941972"/>
    <w:rsid w:val="00945636"/>
    <w:rsid w:val="00950B58"/>
    <w:rsid w:val="00954664"/>
    <w:rsid w:val="00954C1F"/>
    <w:rsid w:val="00956FC7"/>
    <w:rsid w:val="009578AF"/>
    <w:rsid w:val="00982EBF"/>
    <w:rsid w:val="00995BCB"/>
    <w:rsid w:val="00996654"/>
    <w:rsid w:val="009A04F5"/>
    <w:rsid w:val="009A6393"/>
    <w:rsid w:val="009C2665"/>
    <w:rsid w:val="009E0C9F"/>
    <w:rsid w:val="00A00BBC"/>
    <w:rsid w:val="00A02BD8"/>
    <w:rsid w:val="00A16734"/>
    <w:rsid w:val="00A35436"/>
    <w:rsid w:val="00A4192F"/>
    <w:rsid w:val="00A92435"/>
    <w:rsid w:val="00A9352F"/>
    <w:rsid w:val="00A95162"/>
    <w:rsid w:val="00AB3F90"/>
    <w:rsid w:val="00AB4ACC"/>
    <w:rsid w:val="00AC3BBA"/>
    <w:rsid w:val="00AF393A"/>
    <w:rsid w:val="00AF3AF5"/>
    <w:rsid w:val="00B02D47"/>
    <w:rsid w:val="00B12E24"/>
    <w:rsid w:val="00B367C4"/>
    <w:rsid w:val="00B411AF"/>
    <w:rsid w:val="00B50EC7"/>
    <w:rsid w:val="00B843A4"/>
    <w:rsid w:val="00B90F51"/>
    <w:rsid w:val="00BA3B7D"/>
    <w:rsid w:val="00BB1DF4"/>
    <w:rsid w:val="00BB29F5"/>
    <w:rsid w:val="00BB3B4B"/>
    <w:rsid w:val="00BC78DD"/>
    <w:rsid w:val="00BD2146"/>
    <w:rsid w:val="00BE2DDF"/>
    <w:rsid w:val="00C0363D"/>
    <w:rsid w:val="00C0632E"/>
    <w:rsid w:val="00C11B89"/>
    <w:rsid w:val="00C16C6F"/>
    <w:rsid w:val="00C211CE"/>
    <w:rsid w:val="00C33DA5"/>
    <w:rsid w:val="00C41270"/>
    <w:rsid w:val="00C70DC0"/>
    <w:rsid w:val="00C72113"/>
    <w:rsid w:val="00C72815"/>
    <w:rsid w:val="00CA4356"/>
    <w:rsid w:val="00CB0EA1"/>
    <w:rsid w:val="00CB2BDA"/>
    <w:rsid w:val="00CC7F3C"/>
    <w:rsid w:val="00CE025F"/>
    <w:rsid w:val="00CE16CA"/>
    <w:rsid w:val="00CE3824"/>
    <w:rsid w:val="00CF51F0"/>
    <w:rsid w:val="00D00C3A"/>
    <w:rsid w:val="00D060D9"/>
    <w:rsid w:val="00D14D4C"/>
    <w:rsid w:val="00D24F86"/>
    <w:rsid w:val="00D60E7B"/>
    <w:rsid w:val="00D63B13"/>
    <w:rsid w:val="00D72CA5"/>
    <w:rsid w:val="00D80F68"/>
    <w:rsid w:val="00D86796"/>
    <w:rsid w:val="00DA586F"/>
    <w:rsid w:val="00DE4500"/>
    <w:rsid w:val="00E10A1D"/>
    <w:rsid w:val="00E13397"/>
    <w:rsid w:val="00E30301"/>
    <w:rsid w:val="00E47BA2"/>
    <w:rsid w:val="00E53D12"/>
    <w:rsid w:val="00E56240"/>
    <w:rsid w:val="00E63E32"/>
    <w:rsid w:val="00E7641F"/>
    <w:rsid w:val="00E77EFF"/>
    <w:rsid w:val="00EA2653"/>
    <w:rsid w:val="00ED4F63"/>
    <w:rsid w:val="00ED5B37"/>
    <w:rsid w:val="00EF50BC"/>
    <w:rsid w:val="00F0254F"/>
    <w:rsid w:val="00F23BFC"/>
    <w:rsid w:val="00F324DD"/>
    <w:rsid w:val="00F35A83"/>
    <w:rsid w:val="00F70576"/>
    <w:rsid w:val="00F75149"/>
    <w:rsid w:val="00F829C6"/>
    <w:rsid w:val="00F94590"/>
    <w:rsid w:val="00FA271D"/>
    <w:rsid w:val="00FC64EB"/>
    <w:rsid w:val="00FD0863"/>
    <w:rsid w:val="00FE084E"/>
    <w:rsid w:val="00FE0BDE"/>
    <w:rsid w:val="00FE7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25</Pages>
  <Words>51280</Words>
  <Characters>292301</Characters>
  <Application>Microsoft Office Word</Application>
  <DocSecurity>0</DocSecurity>
  <Lines>2435</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2021-05-03T16:18:00Z</dcterms:created>
  <dcterms:modified xsi:type="dcterms:W3CDTF">2021-05-03T16:41:00Z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http://www.zotero.org/styles/current-opinion-in-neurobiology</vt:lpwstr>
  </property>
  <property fmtid="{D5CDD505-2E9C-101B-9397-08002B2CF9AE}" pid="13" name="Mendeley Recent Style Name 5_1">
    <vt:lpwstr>Current Opinion in Neurobiology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http://www.zotero.org/styles/current-opinion-in-neurobiology</vt:lpwstr>
  </property>
</Properties>
</file>