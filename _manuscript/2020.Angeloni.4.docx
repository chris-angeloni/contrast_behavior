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FE5DA" w14:textId="4B0CB393" w:rsidR="00247E70" w:rsidRPr="003A75F6" w:rsidRDefault="0035199D" w:rsidP="000A7884">
      <w:pPr>
        <w:jc w:val="both"/>
        <w:rPr>
          <w:rFonts w:ascii="Arial" w:eastAsia="Times New Roman" w:hAnsi="Arial" w:cs="Arial"/>
          <w:b/>
          <w:bCs/>
          <w:color w:val="000000"/>
          <w:sz w:val="28"/>
          <w:szCs w:val="28"/>
        </w:rPr>
      </w:pPr>
      <w:r>
        <w:rPr>
          <w:rFonts w:ascii="Arial" w:eastAsia="Times New Roman" w:hAnsi="Arial" w:cs="Arial"/>
          <w:b/>
          <w:bCs/>
          <w:color w:val="000000"/>
          <w:sz w:val="28"/>
          <w:szCs w:val="28"/>
        </w:rPr>
        <w:t>Cortical efficient coding shapes behavioral performance.</w:t>
      </w:r>
    </w:p>
    <w:p w14:paraId="7E01C59E" w14:textId="77777777" w:rsidR="00247E70" w:rsidRPr="003A75F6" w:rsidRDefault="00247E70" w:rsidP="000A7884">
      <w:pPr>
        <w:jc w:val="both"/>
        <w:rPr>
          <w:rFonts w:ascii="Arial" w:eastAsia="Times New Roman" w:hAnsi="Arial" w:cs="Arial"/>
          <w:color w:val="000000"/>
          <w:sz w:val="22"/>
          <w:szCs w:val="22"/>
        </w:rPr>
      </w:pPr>
    </w:p>
    <w:p w14:paraId="25072E0B" w14:textId="7845E94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t>Chris Angeloni</w:t>
      </w:r>
      <w:r w:rsidRPr="003A75F6">
        <w:rPr>
          <w:rFonts w:ascii="Arial" w:eastAsia="Times New Roman" w:hAnsi="Arial" w:cs="Arial"/>
          <w:color w:val="000000"/>
          <w:sz w:val="22"/>
          <w:szCs w:val="22"/>
          <w:vertAlign w:val="superscript"/>
        </w:rPr>
        <w:t>1,2</w:t>
      </w:r>
      <w:r w:rsidRPr="003A75F6">
        <w:rPr>
          <w:rFonts w:ascii="Arial" w:eastAsia="Times New Roman" w:hAnsi="Arial" w:cs="Arial"/>
          <w:color w:val="000000"/>
          <w:sz w:val="22"/>
          <w:szCs w:val="22"/>
        </w:rPr>
        <w:t xml:space="preserve">, </w:t>
      </w:r>
      <w:proofErr w:type="spellStart"/>
      <w:r w:rsidRPr="003A75F6">
        <w:rPr>
          <w:rFonts w:ascii="Arial" w:eastAsia="Times New Roman" w:hAnsi="Arial" w:cs="Arial"/>
          <w:color w:val="000000"/>
          <w:sz w:val="22"/>
          <w:szCs w:val="22"/>
        </w:rPr>
        <w:t>Wiktor</w:t>
      </w:r>
      <w:proofErr w:type="spellEnd"/>
      <w:r w:rsidRPr="003A75F6">
        <w:rPr>
          <w:rFonts w:ascii="Arial" w:eastAsia="Times New Roman" w:hAnsi="Arial" w:cs="Arial"/>
          <w:color w:val="000000"/>
          <w:sz w:val="22"/>
          <w:szCs w:val="22"/>
        </w:rPr>
        <w:t xml:space="preserve"> Mlynarski</w:t>
      </w:r>
      <w:r w:rsidRPr="003A75F6">
        <w:rPr>
          <w:rFonts w:ascii="Arial" w:eastAsia="Times New Roman" w:hAnsi="Arial" w:cs="Arial"/>
          <w:color w:val="000000"/>
          <w:sz w:val="22"/>
          <w:szCs w:val="22"/>
          <w:vertAlign w:val="superscript"/>
        </w:rPr>
        <w:t>3</w:t>
      </w:r>
      <w:r w:rsidRPr="003A75F6">
        <w:rPr>
          <w:rFonts w:ascii="Arial" w:eastAsia="Times New Roman" w:hAnsi="Arial" w:cs="Arial"/>
          <w:color w:val="000000"/>
          <w:sz w:val="22"/>
          <w:szCs w:val="22"/>
        </w:rPr>
        <w:t xml:space="preserve">, </w:t>
      </w:r>
      <w:r w:rsidR="009A6393">
        <w:rPr>
          <w:rFonts w:ascii="Arial" w:eastAsia="Times New Roman" w:hAnsi="Arial" w:cs="Arial"/>
          <w:color w:val="000000"/>
          <w:sz w:val="22"/>
          <w:szCs w:val="22"/>
        </w:rPr>
        <w:t xml:space="preserve">Aaron M. Williams, </w:t>
      </w:r>
      <w:r w:rsidRPr="003A75F6">
        <w:rPr>
          <w:rFonts w:ascii="Arial" w:eastAsia="Times New Roman" w:hAnsi="Arial" w:cs="Arial"/>
          <w:color w:val="000000"/>
          <w:sz w:val="22"/>
          <w:szCs w:val="22"/>
        </w:rPr>
        <w:t>Katherine C. Wood</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Linda Garami</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xml:space="preserve">, </w:t>
      </w:r>
      <w:r w:rsidR="009A6393">
        <w:rPr>
          <w:rFonts w:ascii="Arial" w:eastAsia="Times New Roman" w:hAnsi="Arial" w:cs="Arial"/>
          <w:color w:val="000000"/>
          <w:sz w:val="22"/>
          <w:szCs w:val="22"/>
        </w:rPr>
        <w:t xml:space="preserve">Eugenio </w:t>
      </w:r>
      <w:proofErr w:type="spellStart"/>
      <w:r w:rsidR="009A6393">
        <w:rPr>
          <w:rFonts w:ascii="Arial" w:eastAsia="Times New Roman" w:hAnsi="Arial" w:cs="Arial"/>
          <w:color w:val="000000"/>
          <w:sz w:val="22"/>
          <w:szCs w:val="22"/>
        </w:rPr>
        <w:t>Piasini</w:t>
      </w:r>
      <w:proofErr w:type="spellEnd"/>
      <w:r w:rsidR="009A6393">
        <w:rPr>
          <w:rFonts w:ascii="Arial" w:eastAsia="Times New Roman" w:hAnsi="Arial" w:cs="Arial"/>
          <w:color w:val="000000"/>
          <w:sz w:val="22"/>
          <w:szCs w:val="22"/>
        </w:rPr>
        <w:t xml:space="preserve">, </w:t>
      </w:r>
      <w:r w:rsidRPr="003A75F6">
        <w:rPr>
          <w:rFonts w:ascii="Arial" w:eastAsia="Times New Roman" w:hAnsi="Arial" w:cs="Arial"/>
          <w:color w:val="000000"/>
          <w:sz w:val="22"/>
          <w:szCs w:val="22"/>
        </w:rPr>
        <w:t>Ann Hermundstad</w:t>
      </w:r>
      <w:r w:rsidRPr="003A75F6">
        <w:rPr>
          <w:rFonts w:ascii="Arial" w:eastAsia="Times New Roman" w:hAnsi="Arial" w:cs="Arial"/>
          <w:color w:val="000000"/>
          <w:sz w:val="22"/>
          <w:szCs w:val="22"/>
          <w:vertAlign w:val="superscript"/>
        </w:rPr>
        <w:t>4</w:t>
      </w:r>
      <w:r w:rsidRPr="003A75F6">
        <w:rPr>
          <w:rFonts w:ascii="Arial" w:eastAsia="Times New Roman" w:hAnsi="Arial" w:cs="Arial"/>
          <w:color w:val="000000"/>
          <w:sz w:val="22"/>
          <w:szCs w:val="22"/>
        </w:rPr>
        <w:t>, Maria N. Geffen</w:t>
      </w:r>
      <w:r w:rsidRPr="003A75F6">
        <w:rPr>
          <w:rFonts w:ascii="Arial" w:eastAsia="Times New Roman" w:hAnsi="Arial" w:cs="Arial"/>
          <w:color w:val="000000"/>
          <w:sz w:val="22"/>
          <w:szCs w:val="22"/>
          <w:vertAlign w:val="superscript"/>
        </w:rPr>
        <w:t>2,5</w:t>
      </w:r>
    </w:p>
    <w:p w14:paraId="1F7E285A" w14:textId="77777777" w:rsidR="00247E70" w:rsidRPr="003A75F6" w:rsidRDefault="00247E70" w:rsidP="000A7884">
      <w:pPr>
        <w:jc w:val="both"/>
        <w:rPr>
          <w:rFonts w:ascii="Arial" w:eastAsia="Times New Roman" w:hAnsi="Arial" w:cs="Arial"/>
          <w:color w:val="000000"/>
          <w:sz w:val="22"/>
          <w:szCs w:val="22"/>
        </w:rPr>
      </w:pPr>
    </w:p>
    <w:p w14:paraId="45DEBBB1"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1</w:t>
      </w:r>
      <w:r w:rsidRPr="003A75F6">
        <w:rPr>
          <w:rFonts w:ascii="Arial" w:eastAsia="Times New Roman" w:hAnsi="Arial" w:cs="Arial"/>
          <w:color w:val="000000"/>
          <w:sz w:val="20"/>
          <w:szCs w:val="20"/>
        </w:rPr>
        <w:t>Department of Psychology, University of Pennsylvania, Philadelphia, PA, USA</w:t>
      </w:r>
    </w:p>
    <w:p w14:paraId="0CD35B95"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2</w:t>
      </w:r>
      <w:r w:rsidRPr="003A75F6">
        <w:rPr>
          <w:rFonts w:ascii="Arial" w:eastAsia="Times New Roman" w:hAnsi="Arial" w:cs="Arial"/>
          <w:color w:val="000000"/>
          <w:sz w:val="20"/>
          <w:szCs w:val="20"/>
        </w:rPr>
        <w:t>Department of Otorhinolaryngology, University of Pennsylvania, Philadelphia, PA, USA</w:t>
      </w:r>
    </w:p>
    <w:p w14:paraId="236D1449"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3</w:t>
      </w:r>
      <w:r w:rsidRPr="003A75F6">
        <w:rPr>
          <w:rFonts w:ascii="Arial" w:eastAsia="Times New Roman" w:hAnsi="Arial" w:cs="Arial"/>
          <w:color w:val="000000"/>
          <w:sz w:val="20"/>
          <w:szCs w:val="20"/>
        </w:rPr>
        <w:t xml:space="preserve">Institute of Science and </w:t>
      </w:r>
      <w:proofErr w:type="spellStart"/>
      <w:r w:rsidRPr="003A75F6">
        <w:rPr>
          <w:rFonts w:ascii="Arial" w:eastAsia="Times New Roman" w:hAnsi="Arial" w:cs="Arial"/>
          <w:color w:val="000000"/>
          <w:sz w:val="20"/>
          <w:szCs w:val="20"/>
        </w:rPr>
        <w:t>Tecnhology</w:t>
      </w:r>
      <w:proofErr w:type="spellEnd"/>
      <w:r w:rsidRPr="003A75F6">
        <w:rPr>
          <w:rFonts w:ascii="Arial" w:eastAsia="Times New Roman" w:hAnsi="Arial" w:cs="Arial"/>
          <w:color w:val="000000"/>
          <w:sz w:val="20"/>
          <w:szCs w:val="20"/>
        </w:rPr>
        <w:t xml:space="preserve"> </w:t>
      </w:r>
      <w:proofErr w:type="spellStart"/>
      <w:r w:rsidRPr="003A75F6">
        <w:rPr>
          <w:rFonts w:ascii="Arial" w:eastAsia="Times New Roman" w:hAnsi="Arial" w:cs="Arial"/>
          <w:color w:val="000000"/>
          <w:sz w:val="20"/>
          <w:szCs w:val="20"/>
        </w:rPr>
        <w:t>Austira</w:t>
      </w:r>
      <w:proofErr w:type="spellEnd"/>
      <w:r w:rsidRPr="003A75F6">
        <w:rPr>
          <w:rFonts w:ascii="Arial" w:eastAsia="Times New Roman" w:hAnsi="Arial" w:cs="Arial"/>
          <w:color w:val="000000"/>
          <w:sz w:val="20"/>
          <w:szCs w:val="20"/>
        </w:rPr>
        <w:t xml:space="preserve">, </w:t>
      </w:r>
      <w:proofErr w:type="spellStart"/>
      <w:r w:rsidRPr="003A75F6">
        <w:rPr>
          <w:rFonts w:ascii="Arial" w:eastAsia="Times New Roman" w:hAnsi="Arial" w:cs="Arial"/>
          <w:color w:val="000000"/>
          <w:sz w:val="20"/>
          <w:szCs w:val="20"/>
        </w:rPr>
        <w:t>Klosterneuburg</w:t>
      </w:r>
      <w:proofErr w:type="spellEnd"/>
      <w:r w:rsidRPr="003A75F6">
        <w:rPr>
          <w:rFonts w:ascii="Arial" w:eastAsia="Times New Roman" w:hAnsi="Arial" w:cs="Arial"/>
          <w:color w:val="000000"/>
          <w:sz w:val="20"/>
          <w:szCs w:val="20"/>
        </w:rPr>
        <w:t>, Austria</w:t>
      </w:r>
    </w:p>
    <w:p w14:paraId="2AAFEDFE"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4</w:t>
      </w:r>
      <w:r w:rsidRPr="003A75F6">
        <w:rPr>
          <w:rFonts w:ascii="Arial" w:eastAsia="Times New Roman" w:hAnsi="Arial" w:cs="Arial"/>
          <w:color w:val="000000"/>
          <w:sz w:val="20"/>
          <w:szCs w:val="20"/>
        </w:rPr>
        <w:t>Janelia Research Campus, Howard Hughes Medical Institute, Ashburn, VA, USA</w:t>
      </w:r>
    </w:p>
    <w:p w14:paraId="3A49E8F7"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5</w:t>
      </w:r>
      <w:r w:rsidRPr="003A75F6">
        <w:rPr>
          <w:rFonts w:ascii="Arial" w:eastAsia="Times New Roman" w:hAnsi="Arial" w:cs="Arial"/>
          <w:color w:val="000000"/>
          <w:sz w:val="20"/>
          <w:szCs w:val="20"/>
        </w:rPr>
        <w:t>Department of Neuroscience, Department of Neurology, University of Pennsylvania, Philadelphia, PA, USA</w:t>
      </w:r>
    </w:p>
    <w:p w14:paraId="407B0E58"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4BE20BCD" w14:textId="77777777" w:rsidR="00247E70" w:rsidRPr="003A75F6" w:rsidRDefault="00247E70" w:rsidP="000A7884">
      <w:pPr>
        <w:jc w:val="both"/>
        <w:rPr>
          <w:rFonts w:ascii="Arial" w:eastAsia="Times New Roman" w:hAnsi="Arial" w:cs="Arial"/>
          <w:b/>
          <w:bCs/>
          <w:color w:val="000000"/>
          <w:sz w:val="22"/>
          <w:szCs w:val="22"/>
        </w:rPr>
      </w:pPr>
      <w:commentRangeStart w:id="0"/>
      <w:r w:rsidRPr="003A75F6">
        <w:rPr>
          <w:rFonts w:ascii="Arial" w:eastAsia="Times New Roman" w:hAnsi="Arial" w:cs="Arial"/>
          <w:b/>
          <w:bCs/>
          <w:color w:val="000000"/>
          <w:sz w:val="22"/>
          <w:szCs w:val="22"/>
        </w:rPr>
        <w:lastRenderedPageBreak/>
        <w:t>Abstract</w:t>
      </w:r>
      <w:commentRangeEnd w:id="0"/>
      <w:r w:rsidR="00137023">
        <w:rPr>
          <w:rStyle w:val="CommentReference"/>
        </w:rPr>
        <w:commentReference w:id="0"/>
      </w:r>
    </w:p>
    <w:p w14:paraId="39EB9C67" w14:textId="77777777" w:rsidR="00247E70" w:rsidRPr="003A75F6" w:rsidRDefault="00247E70" w:rsidP="000A7884">
      <w:pPr>
        <w:jc w:val="both"/>
        <w:rPr>
          <w:rFonts w:ascii="Arial" w:eastAsia="Times New Roman" w:hAnsi="Arial" w:cs="Arial"/>
          <w:sz w:val="22"/>
          <w:szCs w:val="22"/>
        </w:rPr>
      </w:pPr>
    </w:p>
    <w:p w14:paraId="1EDBE899" w14:textId="77902CE2" w:rsidR="00247E70" w:rsidRPr="003A75F6" w:rsidRDefault="003519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 xml:space="preserve">The efficient coding hypothesis postulates that neurons shape their response properties to match their dynamic range to </w:t>
      </w:r>
      <w:r w:rsidR="009A6393">
        <w:rPr>
          <w:rFonts w:ascii="Arial" w:eastAsia="Times New Roman" w:hAnsi="Arial" w:cs="Arial"/>
          <w:color w:val="000000"/>
          <w:sz w:val="22"/>
          <w:szCs w:val="22"/>
        </w:rPr>
        <w:t xml:space="preserve">the statistics of </w:t>
      </w:r>
      <w:del w:id="1" w:author="Microsoft Office User" w:date="2021-04-27T16:26:00Z">
        <w:r w:rsidR="009A6393" w:rsidDel="00BC78DD">
          <w:rPr>
            <w:rFonts w:ascii="Arial" w:eastAsia="Times New Roman" w:hAnsi="Arial" w:cs="Arial"/>
            <w:color w:val="000000"/>
            <w:sz w:val="22"/>
            <w:szCs w:val="22"/>
          </w:rPr>
          <w:delText xml:space="preserve">the </w:delText>
        </w:r>
      </w:del>
      <w:r w:rsidR="009A6393">
        <w:rPr>
          <w:rFonts w:ascii="Arial" w:eastAsia="Times New Roman" w:hAnsi="Arial" w:cs="Arial"/>
          <w:color w:val="000000"/>
          <w:sz w:val="22"/>
          <w:szCs w:val="22"/>
        </w:rPr>
        <w:t>incoming signals.</w:t>
      </w:r>
      <w:r>
        <w:rPr>
          <w:rFonts w:ascii="Arial" w:eastAsia="Times New Roman" w:hAnsi="Arial" w:cs="Arial"/>
          <w:color w:val="000000"/>
          <w:sz w:val="22"/>
          <w:szCs w:val="22"/>
        </w:rPr>
        <w:t xml:space="preserve"> </w:t>
      </w:r>
      <w:r w:rsidR="00ED5B37" w:rsidRPr="003A75F6">
        <w:rPr>
          <w:rFonts w:ascii="Arial" w:eastAsia="Times New Roman" w:hAnsi="Arial" w:cs="Arial"/>
          <w:color w:val="000000"/>
          <w:sz w:val="22"/>
          <w:szCs w:val="22"/>
        </w:rPr>
        <w:t xml:space="preserve">However, </w:t>
      </w:r>
      <w:r w:rsidR="00ED5B37">
        <w:rPr>
          <w:rFonts w:ascii="Arial" w:eastAsia="Times New Roman" w:hAnsi="Arial" w:cs="Arial"/>
          <w:color w:val="000000"/>
          <w:sz w:val="22"/>
          <w:szCs w:val="22"/>
        </w:rPr>
        <w:t>whether and how</w:t>
      </w:r>
      <w:r w:rsidR="008D2908">
        <w:rPr>
          <w:rFonts w:ascii="Arial" w:eastAsia="Times New Roman" w:hAnsi="Arial" w:cs="Arial"/>
          <w:color w:val="000000"/>
          <w:sz w:val="22"/>
          <w:szCs w:val="22"/>
        </w:rPr>
        <w:t xml:space="preserve"> such</w:t>
      </w:r>
      <w:r w:rsidR="00ED5B37">
        <w:rPr>
          <w:rFonts w:ascii="Arial" w:eastAsia="Times New Roman" w:hAnsi="Arial" w:cs="Arial"/>
          <w:color w:val="000000"/>
          <w:sz w:val="22"/>
          <w:szCs w:val="22"/>
        </w:rPr>
        <w:t xml:space="preserve"> efficient neuronal code</w:t>
      </w:r>
      <w:r w:rsidR="008D2908">
        <w:rPr>
          <w:rFonts w:ascii="Arial" w:eastAsia="Times New Roman" w:hAnsi="Arial" w:cs="Arial"/>
          <w:color w:val="000000"/>
          <w:sz w:val="22"/>
          <w:szCs w:val="22"/>
        </w:rPr>
        <w:t>s</w:t>
      </w:r>
      <w:r w:rsidR="00ED5B37">
        <w:rPr>
          <w:rFonts w:ascii="Arial" w:eastAsia="Times New Roman" w:hAnsi="Arial" w:cs="Arial"/>
          <w:color w:val="000000"/>
          <w:sz w:val="22"/>
          <w:szCs w:val="22"/>
        </w:rPr>
        <w:t xml:space="preserve"> inform behavior has not been previously shown directly.</w:t>
      </w:r>
      <w:r w:rsidR="00ED5B37" w:rsidRPr="003A75F6">
        <w:rPr>
          <w:rFonts w:ascii="Arial" w:eastAsia="Times New Roman" w:hAnsi="Arial" w:cs="Arial"/>
          <w:color w:val="000000"/>
          <w:sz w:val="22"/>
          <w:szCs w:val="22"/>
        </w:rPr>
        <w:t xml:space="preserve"> </w:t>
      </w:r>
      <w:del w:id="2" w:author="Microsoft Office User" w:date="2021-04-27T16:27:00Z">
        <w:r w:rsidR="00ED5B37" w:rsidDel="00BC78DD">
          <w:rPr>
            <w:rFonts w:ascii="Arial" w:eastAsia="Times New Roman" w:hAnsi="Arial" w:cs="Arial"/>
            <w:color w:val="000000"/>
            <w:sz w:val="22"/>
            <w:szCs w:val="22"/>
          </w:rPr>
          <w:delText>N</w:delText>
        </w:r>
        <w:r w:rsidR="00247E70" w:rsidRPr="003A75F6" w:rsidDel="00BC78DD">
          <w:rPr>
            <w:rFonts w:ascii="Arial" w:eastAsia="Times New Roman" w:hAnsi="Arial" w:cs="Arial"/>
            <w:color w:val="000000"/>
            <w:sz w:val="22"/>
            <w:szCs w:val="22"/>
          </w:rPr>
          <w:delText xml:space="preserve">eurons in auditory cortex (AC) adapt </w:delText>
        </w:r>
      </w:del>
      <w:del w:id="3" w:author="Microsoft Office User" w:date="2021-04-27T16:23:00Z">
        <w:r w:rsidR="00247E70" w:rsidRPr="003A75F6" w:rsidDel="00BC78DD">
          <w:rPr>
            <w:rFonts w:ascii="Arial" w:eastAsia="Times New Roman" w:hAnsi="Arial" w:cs="Arial"/>
            <w:color w:val="000000"/>
            <w:sz w:val="22"/>
            <w:szCs w:val="22"/>
          </w:rPr>
          <w:delText>the gain of their response function</w:delText>
        </w:r>
      </w:del>
      <w:del w:id="4" w:author="Microsoft Office User" w:date="2021-04-27T16:27:00Z">
        <w:r w:rsidR="00247E70" w:rsidRPr="003A75F6" w:rsidDel="00BC78DD">
          <w:rPr>
            <w:rFonts w:ascii="Arial" w:eastAsia="Times New Roman" w:hAnsi="Arial" w:cs="Arial"/>
            <w:color w:val="000000"/>
            <w:sz w:val="22"/>
            <w:szCs w:val="22"/>
          </w:rPr>
          <w:delText xml:space="preserve"> to effectively match their dynamic range to </w:delText>
        </w:r>
        <w:r w:rsidR="008D2908" w:rsidDel="00BC78DD">
          <w:rPr>
            <w:rFonts w:ascii="Arial" w:eastAsia="Times New Roman" w:hAnsi="Arial" w:cs="Arial"/>
            <w:color w:val="000000"/>
            <w:sz w:val="22"/>
            <w:szCs w:val="22"/>
          </w:rPr>
          <w:delText xml:space="preserve">that of </w:delText>
        </w:r>
      </w:del>
      <w:del w:id="5" w:author="Microsoft Office User" w:date="2021-04-27T16:23:00Z">
        <w:r w:rsidR="008D2908" w:rsidDel="00BC78DD">
          <w:rPr>
            <w:rFonts w:ascii="Arial" w:eastAsia="Times New Roman" w:hAnsi="Arial" w:cs="Arial"/>
            <w:color w:val="000000"/>
            <w:sz w:val="22"/>
            <w:szCs w:val="22"/>
          </w:rPr>
          <w:delText xml:space="preserve">sound </w:delText>
        </w:r>
      </w:del>
      <w:del w:id="6" w:author="Microsoft Office User" w:date="2021-04-27T16:27:00Z">
        <w:r w:rsidR="008D2908" w:rsidDel="00BC78DD">
          <w:rPr>
            <w:rFonts w:ascii="Arial" w:eastAsia="Times New Roman" w:hAnsi="Arial" w:cs="Arial"/>
            <w:color w:val="000000"/>
            <w:sz w:val="22"/>
            <w:szCs w:val="22"/>
          </w:rPr>
          <w:delText>stimuli, a process</w:delText>
        </w:r>
        <w:r w:rsidR="00ED5B37" w:rsidDel="00BC78DD">
          <w:rPr>
            <w:rFonts w:ascii="Arial" w:eastAsia="Times New Roman" w:hAnsi="Arial" w:cs="Arial"/>
            <w:color w:val="000000"/>
            <w:sz w:val="22"/>
            <w:szCs w:val="22"/>
          </w:rPr>
          <w:delText xml:space="preserve"> </w:delText>
        </w:r>
        <w:r w:rsidR="008D2908" w:rsidDel="00BC78DD">
          <w:rPr>
            <w:rFonts w:ascii="Arial" w:eastAsia="Times New Roman" w:hAnsi="Arial" w:cs="Arial"/>
            <w:color w:val="000000"/>
            <w:sz w:val="22"/>
            <w:szCs w:val="22"/>
          </w:rPr>
          <w:delText>called</w:delText>
        </w:r>
        <w:r w:rsidR="00ED5B37" w:rsidDel="00BC78DD">
          <w:rPr>
            <w:rFonts w:ascii="Arial" w:eastAsia="Times New Roman" w:hAnsi="Arial" w:cs="Arial"/>
            <w:color w:val="000000"/>
            <w:sz w:val="22"/>
            <w:szCs w:val="22"/>
          </w:rPr>
          <w:delText xml:space="preserve"> contrast gain adaptation</w:delText>
        </w:r>
        <w:r w:rsidR="00247E70" w:rsidRPr="003A75F6" w:rsidDel="00BC78DD">
          <w:rPr>
            <w:rFonts w:ascii="Arial" w:eastAsia="Times New Roman" w:hAnsi="Arial" w:cs="Arial"/>
            <w:color w:val="000000"/>
            <w:sz w:val="22"/>
            <w:szCs w:val="22"/>
          </w:rPr>
          <w:delText xml:space="preserve">. </w:delText>
        </w:r>
      </w:del>
      <w:r w:rsidR="00137023">
        <w:rPr>
          <w:rFonts w:ascii="Arial" w:eastAsia="Times New Roman" w:hAnsi="Arial" w:cs="Arial"/>
          <w:color w:val="000000"/>
          <w:sz w:val="22"/>
          <w:szCs w:val="22"/>
        </w:rPr>
        <w:t>Here, we trained mice to detect a target presented in noise shortly after a change in the noise contras</w:t>
      </w:r>
      <w:r w:rsidR="00ED5B37">
        <w:rPr>
          <w:rFonts w:ascii="Arial" w:eastAsia="Times New Roman" w:hAnsi="Arial" w:cs="Arial"/>
          <w:color w:val="000000"/>
          <w:sz w:val="22"/>
          <w:szCs w:val="22"/>
        </w:rPr>
        <w:t>t</w:t>
      </w:r>
      <w:r w:rsidR="00137023">
        <w:rPr>
          <w:rFonts w:ascii="Arial" w:eastAsia="Times New Roman" w:hAnsi="Arial" w:cs="Arial"/>
          <w:color w:val="000000"/>
          <w:sz w:val="22"/>
          <w:szCs w:val="22"/>
        </w:rPr>
        <w:t xml:space="preserve">. </w:t>
      </w:r>
      <w:r w:rsidR="008D2908">
        <w:rPr>
          <w:rFonts w:ascii="Arial" w:eastAsia="Times New Roman" w:hAnsi="Arial" w:cs="Arial"/>
          <w:color w:val="000000"/>
          <w:sz w:val="22"/>
          <w:szCs w:val="22"/>
        </w:rPr>
        <w:t>The observed</w:t>
      </w:r>
      <w:ins w:id="7" w:author="Microsoft Office User" w:date="2021-04-27T16:27:00Z">
        <w:r w:rsidR="00BC78DD">
          <w:rPr>
            <w:rFonts w:ascii="Arial" w:eastAsia="Times New Roman" w:hAnsi="Arial" w:cs="Arial"/>
            <w:color w:val="000000"/>
            <w:sz w:val="22"/>
            <w:szCs w:val="22"/>
          </w:rPr>
          <w:t xml:space="preserve"> changes in</w:t>
        </w:r>
      </w:ins>
      <w:r w:rsidR="008D2908">
        <w:rPr>
          <w:rFonts w:ascii="Arial" w:eastAsia="Times New Roman" w:hAnsi="Arial" w:cs="Arial"/>
          <w:color w:val="000000"/>
          <w:sz w:val="22"/>
          <w:szCs w:val="22"/>
        </w:rPr>
        <w:t xml:space="preserve"> behavior</w:t>
      </w:r>
      <w:r w:rsidR="00137023">
        <w:rPr>
          <w:rFonts w:ascii="Arial" w:eastAsia="Times New Roman" w:hAnsi="Arial" w:cs="Arial"/>
          <w:color w:val="000000"/>
          <w:sz w:val="22"/>
          <w:szCs w:val="22"/>
        </w:rPr>
        <w:t xml:space="preserve"> followed the predictions of a</w:t>
      </w:r>
      <w:r>
        <w:rPr>
          <w:rFonts w:ascii="Arial" w:eastAsia="Times New Roman" w:hAnsi="Arial" w:cs="Arial"/>
          <w:color w:val="000000"/>
          <w:sz w:val="22"/>
          <w:szCs w:val="22"/>
        </w:rPr>
        <w:t xml:space="preserve"> normative model of </w:t>
      </w:r>
      <w:r w:rsidR="008D2908">
        <w:rPr>
          <w:rFonts w:ascii="Arial" w:eastAsia="Times New Roman" w:hAnsi="Arial" w:cs="Arial"/>
          <w:color w:val="000000"/>
          <w:sz w:val="22"/>
          <w:szCs w:val="22"/>
        </w:rPr>
        <w:t xml:space="preserve">efficient </w:t>
      </w:r>
      <w:r>
        <w:rPr>
          <w:rFonts w:ascii="Arial" w:eastAsia="Times New Roman" w:hAnsi="Arial" w:cs="Arial"/>
          <w:color w:val="000000"/>
          <w:sz w:val="22"/>
          <w:szCs w:val="22"/>
        </w:rPr>
        <w:t xml:space="preserve">cortical sound processing. </w:t>
      </w:r>
      <w:del w:id="8" w:author="Microsoft Office User" w:date="2021-04-27T16:28:00Z">
        <w:r w:rsidR="00BC78DD" w:rsidDel="00BC78DD">
          <w:rPr>
            <w:rFonts w:ascii="Arial" w:eastAsia="Times New Roman" w:hAnsi="Arial" w:cs="Arial"/>
            <w:color w:val="000000"/>
            <w:sz w:val="22"/>
            <w:szCs w:val="22"/>
          </w:rPr>
          <w:delText xml:space="preserve">In the model and in behavior, </w:delText>
        </w:r>
      </w:del>
      <w:ins w:id="9" w:author="Microsoft Office User" w:date="2021-04-27T16:28:00Z">
        <w:r w:rsidR="00BC78DD">
          <w:rPr>
            <w:rFonts w:ascii="Arial" w:eastAsia="Times New Roman" w:hAnsi="Arial" w:cs="Arial"/>
            <w:color w:val="000000"/>
            <w:sz w:val="22"/>
            <w:szCs w:val="22"/>
          </w:rPr>
          <w:t>T</w:t>
        </w:r>
      </w:ins>
      <w:del w:id="10" w:author="Microsoft Office User" w:date="2021-04-27T16:28:00Z">
        <w:r w:rsidR="00BC78DD" w:rsidDel="00BC78DD">
          <w:rPr>
            <w:rFonts w:ascii="Arial" w:eastAsia="Times New Roman" w:hAnsi="Arial" w:cs="Arial"/>
            <w:color w:val="000000"/>
            <w:sz w:val="22"/>
            <w:szCs w:val="22"/>
          </w:rPr>
          <w:delText>t</w:delText>
        </w:r>
      </w:del>
      <w:r w:rsidR="00247E70" w:rsidRPr="003A75F6">
        <w:rPr>
          <w:rFonts w:ascii="Arial" w:eastAsia="Times New Roman" w:hAnsi="Arial" w:cs="Arial"/>
          <w:color w:val="000000"/>
          <w:sz w:val="22"/>
          <w:szCs w:val="22"/>
        </w:rPr>
        <w:t>arget detection and sensitivity</w:t>
      </w:r>
      <w:ins w:id="11" w:author="Microsoft Office User" w:date="2021-04-27T16:24:00Z">
        <w:r w:rsidR="00BC78DD">
          <w:rPr>
            <w:rFonts w:ascii="Arial" w:eastAsia="Times New Roman" w:hAnsi="Arial" w:cs="Arial"/>
            <w:color w:val="000000"/>
            <w:sz w:val="22"/>
            <w:szCs w:val="22"/>
          </w:rPr>
          <w:t xml:space="preserve"> </w:t>
        </w:r>
      </w:ins>
      <w:del w:id="12" w:author="Microsoft Office User" w:date="2021-04-27T16:24:00Z">
        <w:r w:rsidR="00247E70" w:rsidRPr="003A75F6" w:rsidDel="00BC78DD">
          <w:rPr>
            <w:rFonts w:ascii="Arial" w:eastAsia="Times New Roman" w:hAnsi="Arial" w:cs="Arial"/>
            <w:color w:val="000000"/>
            <w:sz w:val="22"/>
            <w:szCs w:val="22"/>
          </w:rPr>
          <w:delText xml:space="preserve"> </w:delText>
        </w:r>
        <w:r w:rsidDel="00BC78DD">
          <w:rPr>
            <w:rFonts w:ascii="Arial" w:eastAsia="Times New Roman" w:hAnsi="Arial" w:cs="Arial"/>
            <w:color w:val="000000"/>
            <w:sz w:val="22"/>
            <w:szCs w:val="22"/>
          </w:rPr>
          <w:delText xml:space="preserve"> </w:delText>
        </w:r>
      </w:del>
      <w:r>
        <w:rPr>
          <w:rFonts w:ascii="Arial" w:eastAsia="Times New Roman" w:hAnsi="Arial" w:cs="Arial"/>
          <w:color w:val="000000"/>
          <w:sz w:val="22"/>
          <w:szCs w:val="22"/>
        </w:rPr>
        <w:t>improved in low contrast as compared to high</w:t>
      </w:r>
      <w:ins w:id="13" w:author="Microsoft Office User" w:date="2021-04-27T16:24:00Z">
        <w:r w:rsidR="00BC78DD">
          <w:rPr>
            <w:rFonts w:ascii="Arial" w:eastAsia="Times New Roman" w:hAnsi="Arial" w:cs="Arial"/>
            <w:color w:val="000000"/>
            <w:sz w:val="22"/>
            <w:szCs w:val="22"/>
          </w:rPr>
          <w:t xml:space="preserve"> </w:t>
        </w:r>
      </w:ins>
      <w:del w:id="14" w:author="Microsoft Office User" w:date="2021-04-27T16:24:00Z">
        <w:r w:rsidDel="00BC78DD">
          <w:rPr>
            <w:rFonts w:ascii="Arial" w:eastAsia="Times New Roman" w:hAnsi="Arial" w:cs="Arial"/>
            <w:color w:val="000000"/>
            <w:sz w:val="22"/>
            <w:szCs w:val="22"/>
          </w:rPr>
          <w:delText>-</w:delText>
        </w:r>
      </w:del>
      <w:r>
        <w:rPr>
          <w:rFonts w:ascii="Arial" w:eastAsia="Times New Roman" w:hAnsi="Arial" w:cs="Arial"/>
          <w:color w:val="000000"/>
          <w:sz w:val="22"/>
          <w:szCs w:val="22"/>
        </w:rPr>
        <w:t xml:space="preserve">contrast noise. </w:t>
      </w:r>
      <w:r w:rsidR="00BC78DD">
        <w:rPr>
          <w:rFonts w:ascii="Arial" w:eastAsia="Times New Roman" w:hAnsi="Arial" w:cs="Arial"/>
          <w:color w:val="000000"/>
          <w:sz w:val="22"/>
          <w:szCs w:val="22"/>
        </w:rPr>
        <w:t>Furthermore, t</w:t>
      </w:r>
      <w:r>
        <w:rPr>
          <w:rFonts w:ascii="Arial" w:eastAsia="Times New Roman" w:hAnsi="Arial" w:cs="Arial"/>
          <w:color w:val="000000"/>
          <w:sz w:val="22"/>
          <w:szCs w:val="22"/>
        </w:rPr>
        <w:t xml:space="preserve">he </w:t>
      </w:r>
      <w:r w:rsidR="00247E70" w:rsidRPr="003A75F6">
        <w:rPr>
          <w:rFonts w:ascii="Arial" w:eastAsia="Times New Roman" w:hAnsi="Arial" w:cs="Arial"/>
          <w:color w:val="000000"/>
          <w:sz w:val="22"/>
          <w:szCs w:val="22"/>
        </w:rPr>
        <w:t>time</w:t>
      </w:r>
      <w:r>
        <w:rPr>
          <w:rFonts w:ascii="Arial" w:eastAsia="Times New Roman" w:hAnsi="Arial" w:cs="Arial"/>
          <w:color w:val="000000"/>
          <w:sz w:val="22"/>
          <w:szCs w:val="22"/>
        </w:rPr>
        <w:t xml:space="preserve"> </w:t>
      </w:r>
      <w:r w:rsidR="00247E70" w:rsidRPr="003A75F6">
        <w:rPr>
          <w:rFonts w:ascii="Arial" w:eastAsia="Times New Roman" w:hAnsi="Arial" w:cs="Arial"/>
          <w:color w:val="000000"/>
          <w:sz w:val="22"/>
          <w:szCs w:val="22"/>
        </w:rPr>
        <w:t xml:space="preserve">course of target detectability varied depending on contrast, decreasing rapidly after a transition to high contrast, and increasing at a slower rate after a transition to low contrast. </w:t>
      </w:r>
      <w:r w:rsidR="00137023">
        <w:rPr>
          <w:rFonts w:ascii="Arial" w:eastAsia="Times New Roman" w:hAnsi="Arial" w:cs="Arial"/>
          <w:color w:val="000000"/>
          <w:sz w:val="22"/>
          <w:szCs w:val="22"/>
        </w:rPr>
        <w:t xml:space="preserve">We found that AC was necessary for detection of targets in noise and cortical neuronal responses exhibited </w:t>
      </w:r>
      <w:r w:rsidR="0081089C">
        <w:rPr>
          <w:rFonts w:ascii="Arial" w:eastAsia="Times New Roman" w:hAnsi="Arial" w:cs="Arial"/>
          <w:color w:val="000000"/>
          <w:sz w:val="22"/>
          <w:szCs w:val="22"/>
        </w:rPr>
        <w:t>the predicted</w:t>
      </w:r>
      <w:r w:rsidR="00247E70" w:rsidRPr="003A75F6">
        <w:rPr>
          <w:rFonts w:ascii="Arial" w:eastAsia="Times New Roman" w:hAnsi="Arial" w:cs="Arial"/>
          <w:color w:val="000000"/>
          <w:sz w:val="22"/>
          <w:szCs w:val="22"/>
        </w:rPr>
        <w:t xml:space="preserve"> patterns of target detectability</w:t>
      </w:r>
      <w:r w:rsidR="00137023">
        <w:rPr>
          <w:rFonts w:ascii="Arial" w:eastAsia="Times New Roman" w:hAnsi="Arial" w:cs="Arial"/>
          <w:color w:val="000000"/>
          <w:sz w:val="22"/>
          <w:szCs w:val="22"/>
        </w:rPr>
        <w:t>.</w:t>
      </w:r>
      <w:r w:rsidR="00247E70" w:rsidRPr="003A75F6">
        <w:rPr>
          <w:rFonts w:ascii="Arial" w:eastAsia="Times New Roman" w:hAnsi="Arial" w:cs="Arial"/>
          <w:color w:val="000000"/>
          <w:sz w:val="22"/>
          <w:szCs w:val="22"/>
        </w:rPr>
        <w:t xml:space="preserve"> </w:t>
      </w:r>
      <w:r w:rsidR="00BC78DD">
        <w:rPr>
          <w:rFonts w:ascii="Arial" w:eastAsia="Times New Roman" w:hAnsi="Arial" w:cs="Arial"/>
          <w:color w:val="000000"/>
          <w:sz w:val="22"/>
          <w:szCs w:val="22"/>
        </w:rPr>
        <w:t>Additionally</w:t>
      </w:r>
      <w:r w:rsidR="008D68A8">
        <w:rPr>
          <w:rFonts w:ascii="Arial" w:eastAsia="Times New Roman" w:hAnsi="Arial" w:cs="Arial"/>
          <w:color w:val="000000"/>
          <w:sz w:val="22"/>
          <w:szCs w:val="22"/>
        </w:rPr>
        <w:t>, t</w:t>
      </w:r>
      <w:r w:rsidR="00247E70" w:rsidRPr="003A75F6">
        <w:rPr>
          <w:rFonts w:ascii="Arial" w:eastAsia="Times New Roman" w:hAnsi="Arial" w:cs="Arial"/>
          <w:color w:val="000000"/>
          <w:sz w:val="22"/>
          <w:szCs w:val="22"/>
        </w:rPr>
        <w:t xml:space="preserve">he magnitude of gain modulation in cortical neurons </w:t>
      </w:r>
      <w:r w:rsidR="008D68A8" w:rsidRPr="003A75F6">
        <w:rPr>
          <w:rFonts w:ascii="Arial" w:eastAsia="Times New Roman" w:hAnsi="Arial" w:cs="Arial"/>
          <w:color w:val="000000"/>
          <w:sz w:val="22"/>
          <w:szCs w:val="22"/>
        </w:rPr>
        <w:t>predict</w:t>
      </w:r>
      <w:r w:rsidR="008D68A8">
        <w:rPr>
          <w:rFonts w:ascii="Arial" w:eastAsia="Times New Roman" w:hAnsi="Arial" w:cs="Arial"/>
          <w:color w:val="000000"/>
          <w:sz w:val="22"/>
          <w:szCs w:val="22"/>
        </w:rPr>
        <w:t>ed</w:t>
      </w:r>
      <w:r w:rsidR="00BC78DD">
        <w:rPr>
          <w:rFonts w:ascii="Arial" w:eastAsia="Times New Roman" w:hAnsi="Arial" w:cs="Arial"/>
          <w:color w:val="000000"/>
          <w:sz w:val="22"/>
          <w:szCs w:val="22"/>
        </w:rPr>
        <w:t xml:space="preserve"> individual differences in</w:t>
      </w:r>
      <w:r w:rsidR="008D68A8" w:rsidRPr="003A75F6">
        <w:rPr>
          <w:rFonts w:ascii="Arial" w:eastAsia="Times New Roman" w:hAnsi="Arial" w:cs="Arial"/>
          <w:color w:val="000000"/>
          <w:sz w:val="22"/>
          <w:szCs w:val="22"/>
        </w:rPr>
        <w:t xml:space="preserve"> </w:t>
      </w:r>
      <w:r w:rsidR="00247E70" w:rsidRPr="003A75F6">
        <w:rPr>
          <w:rFonts w:ascii="Arial" w:eastAsia="Times New Roman" w:hAnsi="Arial" w:cs="Arial"/>
          <w:color w:val="000000"/>
          <w:sz w:val="22"/>
          <w:szCs w:val="22"/>
        </w:rPr>
        <w:t>behavioral performance</w:t>
      </w:r>
      <w:r>
        <w:rPr>
          <w:rFonts w:ascii="Arial" w:eastAsia="Times New Roman" w:hAnsi="Arial" w:cs="Arial"/>
          <w:color w:val="000000"/>
          <w:sz w:val="22"/>
          <w:szCs w:val="22"/>
        </w:rPr>
        <w:t>. Combined, our</w:t>
      </w:r>
      <w:r w:rsidR="00247E70" w:rsidRPr="003A75F6">
        <w:rPr>
          <w:rFonts w:ascii="Arial" w:eastAsia="Times New Roman" w:hAnsi="Arial" w:cs="Arial"/>
          <w:color w:val="000000"/>
          <w:sz w:val="22"/>
          <w:szCs w:val="22"/>
        </w:rPr>
        <w:t xml:space="preserve"> results demonstrate that efficient neural code</w:t>
      </w:r>
      <w:r w:rsidR="00BC78DD">
        <w:rPr>
          <w:rFonts w:ascii="Arial" w:eastAsia="Times New Roman" w:hAnsi="Arial" w:cs="Arial"/>
          <w:color w:val="000000"/>
          <w:sz w:val="22"/>
          <w:szCs w:val="22"/>
        </w:rPr>
        <w:t>s</w:t>
      </w:r>
      <w:r w:rsidR="00247E70" w:rsidRPr="003A75F6">
        <w:rPr>
          <w:rFonts w:ascii="Arial" w:eastAsia="Times New Roman" w:hAnsi="Arial" w:cs="Arial"/>
          <w:color w:val="000000"/>
          <w:sz w:val="22"/>
          <w:szCs w:val="22"/>
        </w:rPr>
        <w:t xml:space="preserve"> in auditory cortex directly influence</w:t>
      </w:r>
      <w:ins w:id="15" w:author="Microsoft Office User" w:date="2021-04-27T16:25:00Z">
        <w:r w:rsidR="00BC78DD">
          <w:rPr>
            <w:rFonts w:ascii="Arial" w:eastAsia="Times New Roman" w:hAnsi="Arial" w:cs="Arial"/>
            <w:color w:val="000000"/>
            <w:sz w:val="22"/>
            <w:szCs w:val="22"/>
          </w:rPr>
          <w:t xml:space="preserve"> perceptual</w:t>
        </w:r>
      </w:ins>
      <w:del w:id="16" w:author="Microsoft Office User" w:date="2021-04-27T16:25:00Z">
        <w:r w:rsidR="003D2E35" w:rsidDel="00BC78DD">
          <w:rPr>
            <w:rFonts w:ascii="Arial" w:eastAsia="Times New Roman" w:hAnsi="Arial" w:cs="Arial"/>
            <w:color w:val="000000"/>
            <w:sz w:val="22"/>
            <w:szCs w:val="22"/>
          </w:rPr>
          <w:delText>s</w:delText>
        </w:r>
      </w:del>
      <w:r w:rsidR="00247E70" w:rsidRPr="003A75F6">
        <w:rPr>
          <w:rFonts w:ascii="Arial" w:eastAsia="Times New Roman" w:hAnsi="Arial" w:cs="Arial"/>
          <w:color w:val="000000"/>
          <w:sz w:val="22"/>
          <w:szCs w:val="22"/>
        </w:rPr>
        <w:t xml:space="preserve"> behavior</w:t>
      </w:r>
      <w:del w:id="17" w:author="Microsoft Office User" w:date="2021-04-27T16:25:00Z">
        <w:r w:rsidR="00247E70" w:rsidRPr="003A75F6" w:rsidDel="00BC78DD">
          <w:rPr>
            <w:rFonts w:ascii="Arial" w:eastAsia="Times New Roman" w:hAnsi="Arial" w:cs="Arial"/>
            <w:color w:val="000000"/>
            <w:sz w:val="22"/>
            <w:szCs w:val="22"/>
          </w:rPr>
          <w:delText xml:space="preserve">al </w:delText>
        </w:r>
        <w:r w:rsidR="003D2E35" w:rsidRPr="003A75F6" w:rsidDel="00BC78DD">
          <w:rPr>
            <w:rFonts w:ascii="Arial" w:eastAsia="Times New Roman" w:hAnsi="Arial" w:cs="Arial"/>
            <w:color w:val="000000"/>
            <w:sz w:val="22"/>
            <w:szCs w:val="22"/>
          </w:rPr>
          <w:delText>per</w:delText>
        </w:r>
        <w:r w:rsidR="003D2E35" w:rsidDel="00BC78DD">
          <w:rPr>
            <w:rFonts w:ascii="Arial" w:eastAsia="Times New Roman" w:hAnsi="Arial" w:cs="Arial"/>
            <w:color w:val="000000"/>
            <w:sz w:val="22"/>
            <w:szCs w:val="22"/>
          </w:rPr>
          <w:delText>formance</w:delText>
        </w:r>
      </w:del>
      <w:r w:rsidR="00247E70" w:rsidRPr="003A75F6">
        <w:rPr>
          <w:rFonts w:ascii="Arial" w:eastAsia="Times New Roman" w:hAnsi="Arial" w:cs="Arial"/>
          <w:color w:val="000000"/>
          <w:sz w:val="22"/>
          <w:szCs w:val="22"/>
        </w:rPr>
        <w:t>.</w:t>
      </w:r>
    </w:p>
    <w:p w14:paraId="7576EC80"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6E5BF02B" w14:textId="77777777" w:rsidR="00247E70" w:rsidRPr="003A75F6" w:rsidRDefault="00247E70" w:rsidP="000A7884">
      <w:pPr>
        <w:jc w:val="both"/>
        <w:rPr>
          <w:rFonts w:ascii="Arial" w:eastAsia="Times New Roman" w:hAnsi="Arial" w:cs="Arial"/>
          <w:sz w:val="22"/>
          <w:szCs w:val="22"/>
        </w:rPr>
      </w:pPr>
    </w:p>
    <w:p w14:paraId="5819A39F" w14:textId="77777777" w:rsidR="00247E70" w:rsidRPr="003A75F6" w:rsidRDefault="00247E70" w:rsidP="000A7884">
      <w:pPr>
        <w:jc w:val="both"/>
        <w:rPr>
          <w:rFonts w:ascii="Arial" w:eastAsia="Times New Roman" w:hAnsi="Arial" w:cs="Arial"/>
          <w:b/>
          <w:bCs/>
          <w:color w:val="000000"/>
          <w:sz w:val="22"/>
          <w:szCs w:val="22"/>
        </w:rPr>
      </w:pPr>
      <w:commentRangeStart w:id="18"/>
      <w:r w:rsidRPr="003A75F6">
        <w:rPr>
          <w:rFonts w:ascii="Arial" w:eastAsia="Times New Roman" w:hAnsi="Arial" w:cs="Arial"/>
          <w:b/>
          <w:bCs/>
          <w:color w:val="000000"/>
          <w:sz w:val="22"/>
          <w:szCs w:val="22"/>
        </w:rPr>
        <w:t>Introduction</w:t>
      </w:r>
      <w:commentRangeEnd w:id="18"/>
      <w:r w:rsidR="00C16C6F">
        <w:rPr>
          <w:rStyle w:val="CommentReference"/>
        </w:rPr>
        <w:commentReference w:id="18"/>
      </w:r>
    </w:p>
    <w:p w14:paraId="6AA6EA4B" w14:textId="77777777" w:rsidR="00247E70" w:rsidRPr="003A75F6" w:rsidRDefault="00247E70" w:rsidP="000A7884">
      <w:pPr>
        <w:jc w:val="both"/>
        <w:rPr>
          <w:rFonts w:ascii="Arial" w:eastAsia="Times New Roman" w:hAnsi="Arial" w:cs="Arial"/>
          <w:sz w:val="22"/>
          <w:szCs w:val="22"/>
        </w:rPr>
      </w:pPr>
    </w:p>
    <w:p w14:paraId="20772FCA" w14:textId="49F4C77A" w:rsidR="00247E70" w:rsidRDefault="0031158D" w:rsidP="005B17FA">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As we navigate the world around us, the statistics of the environment can change dramatically.</w:t>
      </w:r>
      <w:r w:rsidR="008E526F">
        <w:rPr>
          <w:rFonts w:ascii="Arial" w:eastAsia="Times New Roman" w:hAnsi="Arial" w:cs="Arial"/>
          <w:color w:val="000000"/>
          <w:sz w:val="22"/>
          <w:szCs w:val="22"/>
        </w:rPr>
        <w:t xml:space="preserve"> The efficient coding hypothesis postulates that neurons</w:t>
      </w:r>
      <w:r w:rsidR="000B5FD6">
        <w:rPr>
          <w:rFonts w:ascii="Arial" w:eastAsia="Times New Roman" w:hAnsi="Arial" w:cs="Arial"/>
          <w:color w:val="000000"/>
          <w:sz w:val="22"/>
          <w:szCs w:val="22"/>
        </w:rPr>
        <w:t xml:space="preserve"> </w:t>
      </w:r>
      <w:r w:rsidR="008E526F">
        <w:rPr>
          <w:rFonts w:ascii="Arial" w:eastAsia="Times New Roman" w:hAnsi="Arial" w:cs="Arial"/>
          <w:color w:val="000000"/>
          <w:sz w:val="22"/>
          <w:szCs w:val="22"/>
        </w:rPr>
        <w:t>match the</w:t>
      </w:r>
      <w:r w:rsidR="000B5FD6">
        <w:rPr>
          <w:rFonts w:ascii="Arial" w:eastAsia="Times New Roman" w:hAnsi="Arial" w:cs="Arial"/>
          <w:color w:val="000000"/>
          <w:sz w:val="22"/>
          <w:szCs w:val="22"/>
        </w:rPr>
        <w:t>ir limited</w:t>
      </w:r>
      <w:r w:rsidR="008E526F">
        <w:rPr>
          <w:rFonts w:ascii="Arial" w:eastAsia="Times New Roman" w:hAnsi="Arial" w:cs="Arial"/>
          <w:color w:val="000000"/>
          <w:sz w:val="22"/>
          <w:szCs w:val="22"/>
        </w:rPr>
        <w:t xml:space="preserve"> dynamic range to the statistics of incoming sensory signals through the process of adaptation</w:t>
      </w:r>
      <w:r w:rsidR="00E63E32">
        <w:rPr>
          <w:rFonts w:ascii="Arial" w:eastAsia="Times New Roman" w:hAnsi="Arial" w:cs="Arial"/>
          <w:color w:val="000000"/>
          <w:sz w:val="22"/>
          <w:szCs w:val="22"/>
        </w:rPr>
        <w:t>, in order to preserve the</w:t>
      </w:r>
      <w:r w:rsidR="009C2665">
        <w:rPr>
          <w:rFonts w:ascii="Arial" w:eastAsia="Times New Roman" w:hAnsi="Arial" w:cs="Arial"/>
          <w:color w:val="000000"/>
          <w:sz w:val="22"/>
          <w:szCs w:val="22"/>
        </w:rPr>
        <w:t>ir</w:t>
      </w:r>
      <w:r w:rsidR="00E63E32">
        <w:rPr>
          <w:rFonts w:ascii="Arial" w:eastAsia="Times New Roman" w:hAnsi="Arial" w:cs="Arial"/>
          <w:color w:val="000000"/>
          <w:sz w:val="22"/>
          <w:szCs w:val="22"/>
        </w:rPr>
        <w:t xml:space="preserve"> ability to encode information </w:t>
      </w:r>
      <w:ins w:id="19" w:author="Microsoft Office User" w:date="2021-04-27T16:31:00Z">
        <w:r w:rsidR="009C2665">
          <w:rPr>
            <w:rFonts w:ascii="Arial" w:eastAsia="Times New Roman" w:hAnsi="Arial" w:cs="Arial"/>
            <w:color w:val="000000"/>
            <w:sz w:val="22"/>
            <w:szCs w:val="22"/>
          </w:rPr>
          <w:t>within many types of environments</w:t>
        </w:r>
      </w:ins>
      <w:r w:rsidR="008E526F">
        <w:rPr>
          <w:rFonts w:ascii="Arial" w:eastAsia="Times New Roman" w:hAnsi="Arial" w:cs="Arial"/>
          <w:color w:val="000000"/>
          <w:sz w:val="22"/>
          <w:szCs w:val="22"/>
        </w:rPr>
        <w:t xml:space="preserve">. </w:t>
      </w:r>
      <w:r w:rsidR="00941972">
        <w:rPr>
          <w:rFonts w:ascii="Arial" w:eastAsia="Times New Roman" w:hAnsi="Arial" w:cs="Arial"/>
          <w:color w:val="000000"/>
          <w:sz w:val="22"/>
          <w:szCs w:val="22"/>
        </w:rPr>
        <w:t>Such n</w:t>
      </w:r>
      <w:r w:rsidR="0024252F">
        <w:rPr>
          <w:rFonts w:ascii="Arial" w:eastAsia="Times New Roman" w:hAnsi="Arial" w:cs="Arial"/>
          <w:color w:val="000000"/>
          <w:sz w:val="22"/>
          <w:szCs w:val="22"/>
        </w:rPr>
        <w:t>euronal a</w:t>
      </w:r>
      <w:r w:rsidR="008E526F">
        <w:rPr>
          <w:rFonts w:ascii="Arial" w:eastAsia="Times New Roman" w:hAnsi="Arial" w:cs="Arial"/>
          <w:color w:val="000000"/>
          <w:sz w:val="22"/>
          <w:szCs w:val="22"/>
        </w:rPr>
        <w:t>daptation to the statistics of the environment has been found throughout different sensory modalities and brain regions. In the auditory system, neurons exhibit contrast gain control, adapting the gain of their response function to match the contrast (variance) of the in</w:t>
      </w:r>
      <w:r w:rsidR="00E77EFF">
        <w:rPr>
          <w:rFonts w:ascii="Arial" w:eastAsia="Times New Roman" w:hAnsi="Arial" w:cs="Arial"/>
          <w:color w:val="000000"/>
          <w:sz w:val="22"/>
          <w:szCs w:val="22"/>
        </w:rPr>
        <w:t>c</w:t>
      </w:r>
      <w:r w:rsidR="008E526F">
        <w:rPr>
          <w:rFonts w:ascii="Arial" w:eastAsia="Times New Roman" w:hAnsi="Arial" w:cs="Arial"/>
          <w:color w:val="000000"/>
          <w:sz w:val="22"/>
          <w:szCs w:val="22"/>
        </w:rPr>
        <w:t xml:space="preserve">oming sounds. Yet it remains unknown whether and how contrast gain control in the auditory system informs behavior, as a direct </w:t>
      </w:r>
      <w:r w:rsidR="00373899">
        <w:rPr>
          <w:rFonts w:ascii="Arial" w:eastAsia="Times New Roman" w:hAnsi="Arial" w:cs="Arial"/>
          <w:color w:val="000000"/>
          <w:sz w:val="22"/>
          <w:szCs w:val="22"/>
        </w:rPr>
        <w:t xml:space="preserve">link between neuronal adaptation and behavior not been previously established. </w:t>
      </w:r>
    </w:p>
    <w:p w14:paraId="3A081AB5" w14:textId="1796440A" w:rsidR="006670B4" w:rsidRDefault="000B5FD6" w:rsidP="006670B4">
      <w:pPr>
        <w:ind w:firstLine="720"/>
        <w:jc w:val="both"/>
        <w:rPr>
          <w:rFonts w:ascii="Arial" w:eastAsia="Times New Roman" w:hAnsi="Arial" w:cs="Arial"/>
          <w:sz w:val="22"/>
          <w:szCs w:val="22"/>
        </w:rPr>
      </w:pPr>
      <w:r>
        <w:rPr>
          <w:rFonts w:ascii="Arial" w:eastAsia="Times New Roman" w:hAnsi="Arial" w:cs="Arial"/>
          <w:sz w:val="22"/>
          <w:szCs w:val="22"/>
        </w:rPr>
        <w:t xml:space="preserve">The efficient coding hypothesis has been formally implemented through normative models of </w:t>
      </w:r>
      <w:commentRangeStart w:id="20"/>
      <w:r>
        <w:rPr>
          <w:rFonts w:ascii="Arial" w:eastAsia="Times New Roman" w:hAnsi="Arial" w:cs="Arial"/>
          <w:sz w:val="22"/>
          <w:szCs w:val="22"/>
        </w:rPr>
        <w:t>brain function</w:t>
      </w:r>
      <w:commentRangeEnd w:id="20"/>
      <w:r w:rsidR="006D66F0">
        <w:rPr>
          <w:rStyle w:val="CommentReference"/>
        </w:rPr>
        <w:commentReference w:id="20"/>
      </w:r>
      <w:r>
        <w:rPr>
          <w:rFonts w:ascii="Arial" w:eastAsia="Times New Roman" w:hAnsi="Arial" w:cs="Arial"/>
          <w:sz w:val="22"/>
          <w:szCs w:val="22"/>
        </w:rPr>
        <w:t xml:space="preserve">. </w:t>
      </w:r>
      <w:commentRangeStart w:id="21"/>
      <w:r>
        <w:rPr>
          <w:rFonts w:ascii="Arial" w:eastAsia="Times New Roman" w:hAnsi="Arial" w:cs="Arial"/>
          <w:sz w:val="22"/>
          <w:szCs w:val="22"/>
        </w:rPr>
        <w:t>These models allow for making predictions for neuronal function or psychophysical performance to optimize encoding or belief about the environment.</w:t>
      </w:r>
      <w:r w:rsidR="006670B4" w:rsidRPr="006670B4">
        <w:rPr>
          <w:rFonts w:ascii="Arial" w:eastAsia="Times New Roman" w:hAnsi="Arial" w:cs="Arial"/>
          <w:color w:val="000000"/>
          <w:sz w:val="22"/>
          <w:szCs w:val="22"/>
        </w:rPr>
        <w:t xml:space="preserve"> </w:t>
      </w:r>
      <w:commentRangeEnd w:id="21"/>
      <w:r w:rsidR="009C2665">
        <w:rPr>
          <w:rStyle w:val="CommentReference"/>
        </w:rPr>
        <w:commentReference w:id="21"/>
      </w:r>
      <w:commentRangeStart w:id="22"/>
      <w:r w:rsidR="001935CF">
        <w:rPr>
          <w:rFonts w:ascii="Arial" w:eastAsia="Times New Roman" w:hAnsi="Arial" w:cs="Arial"/>
          <w:color w:val="000000"/>
          <w:sz w:val="22"/>
          <w:szCs w:val="22"/>
        </w:rPr>
        <w:t>Whereas</w:t>
      </w:r>
      <w:r w:rsidR="006670B4">
        <w:rPr>
          <w:rFonts w:ascii="Arial" w:eastAsia="Times New Roman" w:hAnsi="Arial" w:cs="Arial"/>
          <w:color w:val="000000"/>
          <w:sz w:val="22"/>
          <w:szCs w:val="22"/>
        </w:rPr>
        <w:t xml:space="preserve"> a</w:t>
      </w:r>
      <w:r w:rsidR="006670B4" w:rsidRPr="003A75F6">
        <w:rPr>
          <w:rFonts w:ascii="Arial" w:eastAsia="Times New Roman" w:hAnsi="Arial" w:cs="Arial"/>
          <w:color w:val="000000"/>
          <w:sz w:val="22"/>
          <w:szCs w:val="22"/>
        </w:rPr>
        <w:t xml:space="preserve"> predictive framework </w:t>
      </w:r>
      <w:r w:rsidR="006670B4">
        <w:rPr>
          <w:rFonts w:ascii="Arial" w:eastAsia="Times New Roman" w:hAnsi="Arial" w:cs="Arial"/>
          <w:color w:val="000000"/>
          <w:sz w:val="22"/>
          <w:szCs w:val="22"/>
        </w:rPr>
        <w:t>for directly</w:t>
      </w:r>
      <w:r w:rsidR="006670B4" w:rsidRPr="003A75F6">
        <w:rPr>
          <w:rFonts w:ascii="Arial" w:eastAsia="Times New Roman" w:hAnsi="Arial" w:cs="Arial"/>
          <w:color w:val="000000"/>
          <w:sz w:val="22"/>
          <w:szCs w:val="22"/>
        </w:rPr>
        <w:t xml:space="preserve"> link</w:t>
      </w:r>
      <w:r w:rsidR="006670B4">
        <w:rPr>
          <w:rFonts w:ascii="Arial" w:eastAsia="Times New Roman" w:hAnsi="Arial" w:cs="Arial"/>
          <w:color w:val="000000"/>
          <w:sz w:val="22"/>
          <w:szCs w:val="22"/>
        </w:rPr>
        <w:t>ing</w:t>
      </w:r>
      <w:r w:rsidR="006670B4" w:rsidRPr="003A75F6">
        <w:rPr>
          <w:rFonts w:ascii="Arial" w:eastAsia="Times New Roman" w:hAnsi="Arial" w:cs="Arial"/>
          <w:color w:val="000000"/>
          <w:sz w:val="22"/>
          <w:szCs w:val="22"/>
        </w:rPr>
        <w:t xml:space="preserve"> </w:t>
      </w:r>
      <w:r w:rsidR="006670B4">
        <w:rPr>
          <w:rFonts w:ascii="Arial" w:eastAsia="Times New Roman" w:hAnsi="Arial" w:cs="Arial"/>
          <w:color w:val="000000"/>
          <w:sz w:val="22"/>
          <w:szCs w:val="22"/>
        </w:rPr>
        <w:t>efficient neural codes</w:t>
      </w:r>
      <w:r w:rsidR="006670B4" w:rsidRPr="003A75F6">
        <w:rPr>
          <w:rFonts w:ascii="Arial" w:eastAsia="Times New Roman" w:hAnsi="Arial" w:cs="Arial"/>
          <w:color w:val="000000"/>
          <w:sz w:val="22"/>
          <w:szCs w:val="22"/>
        </w:rPr>
        <w:t xml:space="preserve"> to </w:t>
      </w:r>
      <w:r w:rsidR="006670B4">
        <w:rPr>
          <w:rFonts w:ascii="Arial" w:eastAsia="Times New Roman" w:hAnsi="Arial" w:cs="Arial"/>
          <w:color w:val="000000"/>
          <w:sz w:val="22"/>
          <w:szCs w:val="22"/>
        </w:rPr>
        <w:t xml:space="preserve">auditory </w:t>
      </w:r>
      <w:r w:rsidR="006670B4" w:rsidRPr="003A75F6">
        <w:rPr>
          <w:rFonts w:ascii="Arial" w:eastAsia="Times New Roman" w:hAnsi="Arial" w:cs="Arial"/>
          <w:color w:val="000000"/>
          <w:sz w:val="22"/>
          <w:szCs w:val="22"/>
        </w:rPr>
        <w:t>percepts</w:t>
      </w:r>
      <w:r w:rsidR="006670B4">
        <w:rPr>
          <w:rFonts w:ascii="Arial" w:eastAsia="Times New Roman" w:hAnsi="Arial" w:cs="Arial"/>
          <w:color w:val="000000"/>
          <w:sz w:val="22"/>
          <w:szCs w:val="22"/>
        </w:rPr>
        <w:t xml:space="preserve"> has not yet been proposed </w:t>
      </w:r>
      <w:commentRangeEnd w:id="22"/>
      <w:r w:rsidR="009C2665">
        <w:rPr>
          <w:rStyle w:val="CommentReference"/>
        </w:rPr>
        <w:commentReference w:id="22"/>
      </w:r>
      <w:r w:rsidR="006670B4">
        <w:rPr>
          <w:rFonts w:ascii="Arial" w:eastAsia="Times New Roman" w:hAnsi="Arial" w:cs="Arial"/>
          <w:color w:val="000000"/>
          <w:sz w:val="22"/>
          <w:szCs w:val="22"/>
        </w:rPr>
        <w:t>(Wei &amp; Stocker, 2015)</w:t>
      </w:r>
      <w:r w:rsidR="001935CF">
        <w:rPr>
          <w:rFonts w:ascii="Arial" w:eastAsia="Times New Roman" w:hAnsi="Arial" w:cs="Arial"/>
          <w:color w:val="000000"/>
          <w:sz w:val="22"/>
          <w:szCs w:val="22"/>
        </w:rPr>
        <w:t xml:space="preserve">, </w:t>
      </w:r>
      <w:commentRangeStart w:id="23"/>
      <w:r w:rsidR="001935CF">
        <w:rPr>
          <w:rFonts w:ascii="Arial" w:eastAsia="Times New Roman" w:hAnsi="Arial" w:cs="Arial"/>
          <w:color w:val="000000"/>
          <w:sz w:val="22"/>
          <w:szCs w:val="22"/>
        </w:rPr>
        <w:t>normative models can be used to predict task performance given a distribution of the stimuli, and even a change in that distribution, such as a transition in sound contrast.</w:t>
      </w:r>
      <w:commentRangeEnd w:id="23"/>
      <w:r w:rsidR="006D66F0">
        <w:rPr>
          <w:rStyle w:val="CommentReference"/>
        </w:rPr>
        <w:commentReference w:id="23"/>
      </w:r>
    </w:p>
    <w:p w14:paraId="5ED7EB13" w14:textId="55F81E10" w:rsidR="001935CF" w:rsidRPr="003A75F6" w:rsidRDefault="00CA4356" w:rsidP="001935CF">
      <w:pPr>
        <w:ind w:firstLine="720"/>
        <w:jc w:val="both"/>
        <w:rPr>
          <w:rFonts w:ascii="Arial" w:eastAsia="Times New Roman" w:hAnsi="Arial" w:cs="Arial"/>
          <w:sz w:val="22"/>
          <w:szCs w:val="22"/>
        </w:rPr>
      </w:pPr>
      <w:r>
        <w:rPr>
          <w:rFonts w:ascii="Arial" w:eastAsia="Times New Roman" w:hAnsi="Arial" w:cs="Arial"/>
          <w:sz w:val="22"/>
          <w:szCs w:val="22"/>
        </w:rPr>
        <w:t>A</w:t>
      </w:r>
      <w:r w:rsidR="001935CF">
        <w:rPr>
          <w:rFonts w:ascii="Arial" w:eastAsia="Times New Roman" w:hAnsi="Arial" w:cs="Arial"/>
          <w:sz w:val="22"/>
          <w:szCs w:val="22"/>
        </w:rPr>
        <w:t>t the psychophysical level, the auditory system exhibits adaptation to the sound contrast. In humans, t</w:t>
      </w:r>
      <w:r w:rsidR="001935CF" w:rsidRPr="003A75F6">
        <w:rPr>
          <w:rFonts w:ascii="Arial" w:eastAsia="Times New Roman" w:hAnsi="Arial" w:cs="Arial"/>
          <w:color w:val="000000"/>
          <w:sz w:val="22"/>
          <w:szCs w:val="22"/>
        </w:rPr>
        <w:t>he just-noticeable-difference between targets of different volume decreased in low contrast</w:t>
      </w:r>
      <w:r w:rsidR="001935CF">
        <w:rPr>
          <w:rFonts w:ascii="Arial" w:eastAsia="Times New Roman" w:hAnsi="Arial" w:cs="Arial"/>
          <w:color w:val="000000"/>
          <w:sz w:val="22"/>
          <w:szCs w:val="22"/>
        </w:rPr>
        <w:t xml:space="preserve"> (REF)</w:t>
      </w:r>
      <w:r w:rsidR="001935CF" w:rsidRPr="003A75F6">
        <w:rPr>
          <w:rFonts w:ascii="Arial" w:eastAsia="Times New Roman" w:hAnsi="Arial" w:cs="Arial"/>
          <w:color w:val="000000"/>
          <w:sz w:val="22"/>
          <w:szCs w:val="22"/>
        </w:rPr>
        <w:t>. This improvement in volume acuity is consistent with higher neural gain in low contrast</w:t>
      </w:r>
      <w:r w:rsidR="001935CF">
        <w:rPr>
          <w:rFonts w:ascii="Arial" w:eastAsia="Times New Roman" w:hAnsi="Arial" w:cs="Arial"/>
          <w:color w:val="000000"/>
          <w:sz w:val="22"/>
          <w:szCs w:val="22"/>
        </w:rPr>
        <w:t xml:space="preserve"> found in the primary auditory cortex (REF)</w:t>
      </w:r>
      <w:r w:rsidR="001935CF" w:rsidRPr="003A75F6">
        <w:rPr>
          <w:rFonts w:ascii="Arial" w:eastAsia="Times New Roman" w:hAnsi="Arial" w:cs="Arial"/>
          <w:color w:val="000000"/>
          <w:sz w:val="22"/>
          <w:szCs w:val="22"/>
        </w:rPr>
        <w:t>. Similar effects have also been shown in ferrets performing an acoustic localization task</w:t>
      </w:r>
      <w:r w:rsidR="001935CF">
        <w:rPr>
          <w:rFonts w:ascii="Arial" w:eastAsia="Times New Roman" w:hAnsi="Arial" w:cs="Arial"/>
          <w:color w:val="000000"/>
          <w:sz w:val="22"/>
          <w:szCs w:val="22"/>
        </w:rPr>
        <w:t>, where it was demonstrated that neural responses in the inferior colliculus of anesthetized ferrets changed in a manner consistent with observed perceptual shifts (</w:t>
      </w:r>
      <w:proofErr w:type="spellStart"/>
      <w:r w:rsidR="001935CF">
        <w:rPr>
          <w:rFonts w:ascii="Arial" w:eastAsia="Times New Roman" w:hAnsi="Arial" w:cs="Arial"/>
          <w:color w:val="000000"/>
          <w:sz w:val="22"/>
          <w:szCs w:val="22"/>
        </w:rPr>
        <w:t>Dahmen</w:t>
      </w:r>
      <w:proofErr w:type="spellEnd"/>
      <w:r w:rsidR="001935CF">
        <w:rPr>
          <w:rFonts w:ascii="Arial" w:eastAsia="Times New Roman" w:hAnsi="Arial" w:cs="Arial"/>
          <w:color w:val="000000"/>
          <w:sz w:val="22"/>
          <w:szCs w:val="22"/>
        </w:rPr>
        <w:t xml:space="preserve"> et al., 2010)</w:t>
      </w:r>
      <w:r w:rsidR="001935CF" w:rsidRPr="003A75F6">
        <w:rPr>
          <w:rFonts w:ascii="Arial" w:eastAsia="Times New Roman" w:hAnsi="Arial" w:cs="Arial"/>
          <w:color w:val="000000"/>
          <w:sz w:val="22"/>
          <w:szCs w:val="22"/>
        </w:rPr>
        <w:t xml:space="preserve">. However, it </w:t>
      </w:r>
      <w:r w:rsidR="001935CF">
        <w:rPr>
          <w:rFonts w:ascii="Arial" w:eastAsia="Times New Roman" w:hAnsi="Arial" w:cs="Arial"/>
          <w:color w:val="000000"/>
          <w:sz w:val="22"/>
          <w:szCs w:val="22"/>
        </w:rPr>
        <w:t>remains</w:t>
      </w:r>
      <w:r w:rsidR="001935CF" w:rsidRPr="003A75F6">
        <w:rPr>
          <w:rFonts w:ascii="Arial" w:eastAsia="Times New Roman" w:hAnsi="Arial" w:cs="Arial"/>
          <w:color w:val="000000"/>
          <w:sz w:val="22"/>
          <w:szCs w:val="22"/>
        </w:rPr>
        <w:t xml:space="preserve"> unclear whether the observed behavioral effects are indeed due to changes in gain in auditory neurons, as previous</w:t>
      </w:r>
      <w:r w:rsidR="001935CF">
        <w:rPr>
          <w:rFonts w:ascii="Arial" w:eastAsia="Times New Roman" w:hAnsi="Arial" w:cs="Arial"/>
          <w:color w:val="000000"/>
          <w:sz w:val="22"/>
          <w:szCs w:val="22"/>
        </w:rPr>
        <w:t xml:space="preserve"> behavioral</w:t>
      </w:r>
      <w:r w:rsidR="001935CF" w:rsidRPr="003A75F6">
        <w:rPr>
          <w:rFonts w:ascii="Arial" w:eastAsia="Times New Roman" w:hAnsi="Arial" w:cs="Arial"/>
          <w:color w:val="000000"/>
          <w:sz w:val="22"/>
          <w:szCs w:val="22"/>
        </w:rPr>
        <w:t xml:space="preserve"> studies were not performed with simultaneous neural recordings</w:t>
      </w:r>
      <w:r w:rsidR="001935CF">
        <w:rPr>
          <w:rFonts w:ascii="Arial" w:eastAsia="Times New Roman" w:hAnsi="Arial" w:cs="Arial"/>
          <w:color w:val="000000"/>
          <w:sz w:val="22"/>
          <w:szCs w:val="22"/>
        </w:rPr>
        <w:t xml:space="preserve">, so a direct relationship between neural gain and perceptual performance has yet to be assessed. </w:t>
      </w:r>
    </w:p>
    <w:p w14:paraId="360A66E5" w14:textId="51C64E06" w:rsidR="007F729D" w:rsidRDefault="00FC64EB" w:rsidP="000A7884">
      <w:pPr>
        <w:ind w:firstLine="720"/>
        <w:jc w:val="both"/>
        <w:rPr>
          <w:rFonts w:ascii="Arial" w:eastAsia="Times New Roman" w:hAnsi="Arial" w:cs="Arial"/>
          <w:color w:val="000000"/>
          <w:sz w:val="22"/>
          <w:szCs w:val="22"/>
        </w:rPr>
      </w:pPr>
      <w:r>
        <w:rPr>
          <w:rFonts w:ascii="Arial" w:eastAsia="Times New Roman" w:hAnsi="Arial" w:cs="Arial"/>
          <w:sz w:val="22"/>
          <w:szCs w:val="22"/>
        </w:rPr>
        <w:t xml:space="preserve">Our goal for the study was to first build a formal framework </w:t>
      </w:r>
      <w:r w:rsidR="000D45EC">
        <w:rPr>
          <w:rFonts w:ascii="Arial" w:eastAsia="Times New Roman" w:hAnsi="Arial" w:cs="Arial"/>
          <w:sz w:val="22"/>
          <w:szCs w:val="22"/>
        </w:rPr>
        <w:t>based on efficient coding to predict</w:t>
      </w:r>
      <w:r>
        <w:rPr>
          <w:rFonts w:ascii="Arial" w:eastAsia="Times New Roman" w:hAnsi="Arial" w:cs="Arial"/>
          <w:sz w:val="22"/>
          <w:szCs w:val="22"/>
        </w:rPr>
        <w:t xml:space="preserve"> behavioral </w:t>
      </w:r>
      <w:del w:id="24" w:author="Microsoft Office User" w:date="2021-04-27T16:49:00Z">
        <w:r w:rsidDel="000D45EC">
          <w:rPr>
            <w:rFonts w:ascii="Arial" w:eastAsia="Times New Roman" w:hAnsi="Arial" w:cs="Arial"/>
            <w:sz w:val="22"/>
            <w:szCs w:val="22"/>
          </w:rPr>
          <w:delText xml:space="preserve">performance for </w:delText>
        </w:r>
      </w:del>
      <w:r>
        <w:rPr>
          <w:rFonts w:ascii="Arial" w:eastAsia="Times New Roman" w:hAnsi="Arial" w:cs="Arial"/>
          <w:sz w:val="22"/>
          <w:szCs w:val="22"/>
        </w:rPr>
        <w:t xml:space="preserve">detection of targets </w:t>
      </w:r>
      <w:del w:id="25" w:author="Microsoft Office User" w:date="2021-04-27T16:49:00Z">
        <w:r w:rsidDel="000D45EC">
          <w:rPr>
            <w:rFonts w:ascii="Arial" w:eastAsia="Times New Roman" w:hAnsi="Arial" w:cs="Arial"/>
            <w:sz w:val="22"/>
            <w:szCs w:val="22"/>
          </w:rPr>
          <w:delText>upon the shift in</w:delText>
        </w:r>
      </w:del>
      <w:ins w:id="26" w:author="Microsoft Office User" w:date="2021-04-27T16:49:00Z">
        <w:r w:rsidR="000D45EC">
          <w:rPr>
            <w:rFonts w:ascii="Arial" w:eastAsia="Times New Roman" w:hAnsi="Arial" w:cs="Arial"/>
            <w:sz w:val="22"/>
            <w:szCs w:val="22"/>
          </w:rPr>
          <w:t>given changes in</w:t>
        </w:r>
      </w:ins>
      <w:ins w:id="27" w:author="Maria Neimark Geffen" w:date="2021-04-21T10:07:00Z">
        <w:r>
          <w:rPr>
            <w:rFonts w:ascii="Arial" w:eastAsia="Times New Roman" w:hAnsi="Arial" w:cs="Arial"/>
            <w:sz w:val="22"/>
            <w:szCs w:val="22"/>
          </w:rPr>
          <w:t xml:space="preserve"> background sound contrast.</w:t>
        </w:r>
      </w:ins>
      <w:r w:rsidR="00544076">
        <w:rPr>
          <w:rFonts w:ascii="Arial" w:eastAsia="Times New Roman" w:hAnsi="Arial" w:cs="Arial"/>
          <w:color w:val="000000"/>
          <w:sz w:val="22"/>
          <w:szCs w:val="22"/>
        </w:rPr>
        <w:t xml:space="preserve"> </w:t>
      </w:r>
      <w:r>
        <w:rPr>
          <w:rFonts w:ascii="Arial" w:eastAsia="Times New Roman" w:hAnsi="Arial" w:cs="Arial"/>
          <w:color w:val="000000"/>
          <w:sz w:val="22"/>
          <w:szCs w:val="22"/>
        </w:rPr>
        <w:t>Next, to</w:t>
      </w:r>
      <w:r w:rsidR="0031158D">
        <w:rPr>
          <w:rFonts w:ascii="Arial" w:eastAsia="Times New Roman" w:hAnsi="Arial" w:cs="Arial"/>
          <w:color w:val="000000"/>
          <w:sz w:val="22"/>
          <w:szCs w:val="22"/>
        </w:rPr>
        <w:t xml:space="preserve"> directly test the role of efficient coding in auditory behavior,</w:t>
      </w:r>
      <w:r>
        <w:rPr>
          <w:rFonts w:ascii="Arial" w:eastAsia="Times New Roman" w:hAnsi="Arial" w:cs="Arial"/>
          <w:color w:val="000000"/>
          <w:sz w:val="22"/>
          <w:szCs w:val="22"/>
        </w:rPr>
        <w:t xml:space="preserve"> </w:t>
      </w:r>
      <w:r w:rsidR="0031158D">
        <w:rPr>
          <w:rFonts w:ascii="Arial" w:eastAsia="Times New Roman" w:hAnsi="Arial" w:cs="Arial"/>
          <w:color w:val="000000"/>
          <w:sz w:val="22"/>
          <w:szCs w:val="22"/>
        </w:rPr>
        <w:t>we trained mice</w:t>
      </w:r>
      <w:r w:rsidR="0031158D"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to detect targets in variable contrast backgrounds. </w:t>
      </w:r>
      <w:r w:rsidR="00B50EC7">
        <w:rPr>
          <w:rFonts w:ascii="Arial" w:eastAsia="Times New Roman" w:hAnsi="Arial" w:cs="Arial"/>
          <w:color w:val="000000"/>
          <w:sz w:val="22"/>
          <w:szCs w:val="22"/>
        </w:rPr>
        <w:t>Mouse behavior followed the model predictions.</w:t>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Simultaneous c</w:t>
      </w:r>
      <w:r w:rsidR="003037C0" w:rsidRPr="003A75F6">
        <w:rPr>
          <w:rFonts w:ascii="Arial" w:eastAsia="Times New Roman" w:hAnsi="Arial" w:cs="Arial"/>
          <w:color w:val="000000"/>
          <w:sz w:val="22"/>
          <w:szCs w:val="22"/>
        </w:rPr>
        <w:t xml:space="preserve">hronic neural </w:t>
      </w:r>
      <w:r w:rsidR="00B50EC7">
        <w:rPr>
          <w:rFonts w:ascii="Arial" w:eastAsia="Times New Roman" w:hAnsi="Arial" w:cs="Arial"/>
          <w:color w:val="000000"/>
          <w:sz w:val="22"/>
          <w:szCs w:val="22"/>
        </w:rPr>
        <w:t xml:space="preserve">recordings </w:t>
      </w:r>
      <w:del w:id="28" w:author="Microsoft Office User" w:date="2021-04-27T16:50:00Z">
        <w:r w:rsidR="00B50EC7" w:rsidDel="000D45EC">
          <w:rPr>
            <w:rFonts w:ascii="Arial" w:eastAsia="Times New Roman" w:hAnsi="Arial" w:cs="Arial"/>
            <w:color w:val="000000"/>
            <w:sz w:val="22"/>
            <w:szCs w:val="22"/>
          </w:rPr>
          <w:delText>found</w:delText>
        </w:r>
      </w:del>
      <w:ins w:id="29" w:author="Microsoft Office User" w:date="2021-04-27T16:50:00Z">
        <w:r w:rsidR="000D45EC">
          <w:rPr>
            <w:rFonts w:ascii="Arial" w:eastAsia="Times New Roman" w:hAnsi="Arial" w:cs="Arial"/>
            <w:color w:val="000000"/>
            <w:sz w:val="22"/>
            <w:szCs w:val="22"/>
          </w:rPr>
          <w:t>show</w:t>
        </w:r>
      </w:ins>
      <w:ins w:id="30" w:author="Maria Neimark Geffen" w:date="2021-04-20T16:15:00Z">
        <w:r w:rsidR="00B50EC7">
          <w:rPr>
            <w:rFonts w:ascii="Arial" w:eastAsia="Times New Roman" w:hAnsi="Arial" w:cs="Arial"/>
            <w:color w:val="000000"/>
            <w:sz w:val="22"/>
            <w:szCs w:val="22"/>
          </w:rPr>
          <w:t xml:space="preserve"> that</w:t>
        </w:r>
      </w:ins>
      <w:ins w:id="31" w:author="Maria Neimark Geffen" w:date="2021-04-20T16:16:00Z">
        <w:r w:rsidR="00B50EC7">
          <w:rPr>
            <w:rFonts w:ascii="Arial" w:eastAsia="Times New Roman" w:hAnsi="Arial" w:cs="Arial"/>
            <w:color w:val="000000"/>
            <w:sz w:val="22"/>
            <w:szCs w:val="22"/>
          </w:rPr>
          <w:t xml:space="preserve"> the </w:t>
        </w:r>
      </w:ins>
      <w:r w:rsidR="003037C0" w:rsidRPr="003A75F6">
        <w:rPr>
          <w:rFonts w:ascii="Arial" w:eastAsia="Times New Roman" w:hAnsi="Arial" w:cs="Arial"/>
          <w:color w:val="000000"/>
          <w:sz w:val="22"/>
          <w:szCs w:val="22"/>
        </w:rPr>
        <w:t xml:space="preserve">neural code in auditory cortex </w:t>
      </w:r>
      <w:r w:rsidR="00AB4ACC">
        <w:rPr>
          <w:rFonts w:ascii="Arial" w:eastAsia="Times New Roman" w:hAnsi="Arial" w:cs="Arial"/>
          <w:color w:val="000000"/>
          <w:sz w:val="22"/>
          <w:szCs w:val="22"/>
        </w:rPr>
        <w:t>is</w:t>
      </w:r>
      <w:r w:rsidR="00AB4ACC"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not only predictive of </w:t>
      </w:r>
      <w:r w:rsidR="008A0AA7">
        <w:rPr>
          <w:rFonts w:ascii="Arial" w:eastAsia="Times New Roman" w:hAnsi="Arial" w:cs="Arial"/>
          <w:color w:val="000000"/>
          <w:sz w:val="22"/>
          <w:szCs w:val="22"/>
        </w:rPr>
        <w:t>individual differences in behavior</w:t>
      </w:r>
      <w:r w:rsidR="003037C0" w:rsidRPr="003A75F6">
        <w:rPr>
          <w:rFonts w:ascii="Arial" w:eastAsia="Times New Roman" w:hAnsi="Arial" w:cs="Arial"/>
          <w:color w:val="000000"/>
          <w:sz w:val="22"/>
          <w:szCs w:val="22"/>
        </w:rPr>
        <w:t xml:space="preserve">, but also that variability in neural </w:t>
      </w:r>
      <w:r w:rsidR="00AB4ACC">
        <w:rPr>
          <w:rFonts w:ascii="Arial" w:eastAsia="Times New Roman" w:hAnsi="Arial" w:cs="Arial"/>
          <w:color w:val="000000"/>
          <w:sz w:val="22"/>
          <w:szCs w:val="22"/>
        </w:rPr>
        <w:t xml:space="preserve">contrast adaptation </w:t>
      </w:r>
      <w:r w:rsidR="003037C0" w:rsidRPr="003A75F6">
        <w:rPr>
          <w:rFonts w:ascii="Arial" w:eastAsia="Times New Roman" w:hAnsi="Arial" w:cs="Arial"/>
          <w:color w:val="000000"/>
          <w:sz w:val="22"/>
          <w:szCs w:val="22"/>
        </w:rPr>
        <w:t>is predictive of task performance in a contrast-dependent manner</w:t>
      </w:r>
      <w:r w:rsidR="00AB4ACC">
        <w:rPr>
          <w:rFonts w:ascii="Arial" w:eastAsia="Times New Roman" w:hAnsi="Arial" w:cs="Arial"/>
          <w:color w:val="000000"/>
          <w:sz w:val="22"/>
          <w:szCs w:val="22"/>
        </w:rPr>
        <w:t xml:space="preserve"> </w:t>
      </w:r>
      <w:commentRangeStart w:id="32"/>
      <w:r w:rsidR="00AB4ACC">
        <w:rPr>
          <w:rFonts w:ascii="Arial" w:eastAsia="Times New Roman" w:hAnsi="Arial" w:cs="Arial"/>
          <w:color w:val="000000"/>
          <w:sz w:val="22"/>
          <w:szCs w:val="22"/>
        </w:rPr>
        <w:t>and on a trial-by-trial basis</w:t>
      </w:r>
      <w:commentRangeEnd w:id="32"/>
      <w:r w:rsidR="000D45EC">
        <w:rPr>
          <w:rStyle w:val="CommentReference"/>
        </w:rPr>
        <w:commentReference w:id="32"/>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Combined</w:t>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our</w:t>
      </w:r>
      <w:r w:rsidR="003037C0" w:rsidRPr="003A75F6">
        <w:rPr>
          <w:rFonts w:ascii="Arial" w:eastAsia="Times New Roman" w:hAnsi="Arial" w:cs="Arial"/>
          <w:color w:val="000000"/>
          <w:sz w:val="22"/>
          <w:szCs w:val="22"/>
        </w:rPr>
        <w:t xml:space="preserve"> results </w:t>
      </w:r>
      <w:r w:rsidR="00420686">
        <w:rPr>
          <w:rFonts w:ascii="Arial" w:eastAsia="Times New Roman" w:hAnsi="Arial" w:cs="Arial"/>
          <w:color w:val="000000"/>
          <w:sz w:val="22"/>
          <w:szCs w:val="22"/>
        </w:rPr>
        <w:t>identify</w:t>
      </w:r>
      <w:r w:rsidR="00420686"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a novel </w:t>
      </w:r>
      <w:r w:rsidR="00C70DC0" w:rsidRPr="003A75F6">
        <w:rPr>
          <w:rFonts w:ascii="Arial" w:eastAsia="Times New Roman" w:hAnsi="Arial" w:cs="Arial"/>
          <w:color w:val="000000"/>
          <w:sz w:val="22"/>
          <w:szCs w:val="22"/>
        </w:rPr>
        <w:t>relationship</w:t>
      </w:r>
      <w:r w:rsidR="003037C0" w:rsidRPr="003A75F6">
        <w:rPr>
          <w:rFonts w:ascii="Arial" w:eastAsia="Times New Roman" w:hAnsi="Arial" w:cs="Arial"/>
          <w:color w:val="000000"/>
          <w:sz w:val="22"/>
          <w:szCs w:val="22"/>
        </w:rPr>
        <w:t xml:space="preserve"> between </w:t>
      </w:r>
      <w:r w:rsidR="00954664">
        <w:rPr>
          <w:rFonts w:ascii="Arial" w:eastAsia="Times New Roman" w:hAnsi="Arial" w:cs="Arial"/>
          <w:color w:val="000000"/>
          <w:sz w:val="22"/>
          <w:szCs w:val="22"/>
        </w:rPr>
        <w:t>efficient neuronal coding</w:t>
      </w:r>
      <w:r w:rsidR="003037C0" w:rsidRPr="003A75F6">
        <w:rPr>
          <w:rFonts w:ascii="Arial" w:eastAsia="Times New Roman" w:hAnsi="Arial" w:cs="Arial"/>
          <w:color w:val="000000"/>
          <w:sz w:val="22"/>
          <w:szCs w:val="22"/>
        </w:rPr>
        <w:t xml:space="preserve"> and acoustic behavior, and provide a normative framework </w:t>
      </w:r>
      <w:r w:rsidR="00C70DC0" w:rsidRPr="003A75F6">
        <w:rPr>
          <w:rFonts w:ascii="Arial" w:eastAsia="Times New Roman" w:hAnsi="Arial" w:cs="Arial"/>
          <w:color w:val="000000"/>
          <w:sz w:val="22"/>
          <w:szCs w:val="22"/>
        </w:rPr>
        <w:t>that can be used to predict behavioral performance</w:t>
      </w:r>
      <w:r w:rsidR="00A02BD8">
        <w:rPr>
          <w:rFonts w:ascii="Arial" w:eastAsia="Times New Roman" w:hAnsi="Arial" w:cs="Arial"/>
          <w:color w:val="000000"/>
          <w:sz w:val="22"/>
          <w:szCs w:val="22"/>
        </w:rPr>
        <w:t xml:space="preserve"> across other behaviors and sensory modalities.</w:t>
      </w:r>
    </w:p>
    <w:p w14:paraId="481A3416" w14:textId="77777777" w:rsidR="008855F0" w:rsidRDefault="007F72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14:paraId="304D021D" w14:textId="57DB0BC3" w:rsidR="00D80F68" w:rsidRPr="00A9352F" w:rsidRDefault="00CB0EA1" w:rsidP="000A7884">
      <w:pPr>
        <w:spacing w:before="240"/>
        <w:contextualSpacing/>
        <w:jc w:val="both"/>
        <w:rPr>
          <w:rFonts w:ascii="Arial" w:eastAsia="Times New Roman" w:hAnsi="Arial" w:cs="Arial"/>
          <w:b/>
          <w:bCs/>
          <w:color w:val="000000"/>
          <w:sz w:val="20"/>
          <w:szCs w:val="20"/>
        </w:rPr>
      </w:pPr>
      <w:ins w:id="33" w:author="Microsoft Office User" w:date="2021-04-27T17:10:00Z">
        <w:r>
          <w:rPr>
            <w:rFonts w:ascii="Arial" w:eastAsia="Times New Roman" w:hAnsi="Arial" w:cs="Arial"/>
            <w:b/>
            <w:bCs/>
            <w:noProof/>
            <w:color w:val="000000"/>
            <w:sz w:val="22"/>
            <w:szCs w:val="22"/>
          </w:rPr>
          <w:lastRenderedPageBreak/>
          <w:drawing>
            <wp:inline distT="0" distB="0" distL="0" distR="0" wp14:anchorId="44562DA0" wp14:editId="3CD180EC">
              <wp:extent cx="6858000" cy="30841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084195"/>
                      </a:xfrm>
                      <a:prstGeom prst="rect">
                        <a:avLst/>
                      </a:prstGeom>
                    </pic:spPr>
                  </pic:pic>
                </a:graphicData>
              </a:graphic>
            </wp:inline>
          </w:drawing>
        </w:r>
      </w:ins>
      <w:del w:id="34" w:author="Microsoft Office User" w:date="2021-04-27T16:53:00Z">
        <w:r w:rsidR="008855F0" w:rsidDel="000D45EC">
          <w:rPr>
            <w:rFonts w:ascii="Arial" w:eastAsia="Times New Roman" w:hAnsi="Arial" w:cs="Arial"/>
            <w:b/>
            <w:bCs/>
            <w:noProof/>
            <w:color w:val="000000"/>
            <w:sz w:val="22"/>
            <w:szCs w:val="22"/>
          </w:rPr>
          <w:drawing>
            <wp:inline distT="0" distB="0" distL="0" distR="0" wp14:anchorId="2B0608D4" wp14:editId="1B8E6904">
              <wp:extent cx="6858000" cy="3189605"/>
              <wp:effectExtent l="0" t="0" r="0" b="0"/>
              <wp:docPr id="4" name="Picture 4"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189605"/>
                      </a:xfrm>
                      <a:prstGeom prst="rect">
                        <a:avLst/>
                      </a:prstGeom>
                    </pic:spPr>
                  </pic:pic>
                </a:graphicData>
              </a:graphic>
            </wp:inline>
          </w:drawing>
        </w:r>
      </w:del>
      <w:r w:rsidR="008855F0" w:rsidRPr="00A9352F">
        <w:rPr>
          <w:rFonts w:ascii="Arial" w:eastAsia="Times New Roman" w:hAnsi="Arial" w:cs="Arial"/>
          <w:b/>
          <w:bCs/>
          <w:color w:val="000000"/>
          <w:sz w:val="20"/>
          <w:szCs w:val="20"/>
        </w:rPr>
        <w:t xml:space="preserve">Figure 1. </w:t>
      </w:r>
    </w:p>
    <w:p w14:paraId="1556EF60" w14:textId="7E01E8AF"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Experimental setup. </w:t>
      </w:r>
      <w:del w:id="35" w:author="Microsoft Office User" w:date="2021-04-27T16:53:00Z">
        <w:r w:rsidRPr="00A9352F" w:rsidDel="000D45EC">
          <w:rPr>
            <w:rFonts w:ascii="Arial" w:eastAsia="Times New Roman" w:hAnsi="Arial" w:cs="Arial"/>
            <w:color w:val="000000"/>
            <w:sz w:val="20"/>
            <w:szCs w:val="20"/>
          </w:rPr>
          <w:delText xml:space="preserve">Mice </w:delText>
        </w:r>
        <w:r w:rsidR="009578AF" w:rsidDel="000D45EC">
          <w:rPr>
            <w:rFonts w:ascii="Arial" w:eastAsia="Times New Roman" w:hAnsi="Arial" w:cs="Arial"/>
            <w:color w:val="000000"/>
            <w:sz w:val="20"/>
            <w:szCs w:val="20"/>
          </w:rPr>
          <w:delText>we</w:delText>
        </w:r>
        <w:r w:rsidR="009578AF" w:rsidRPr="00A9352F" w:rsidDel="000D45EC">
          <w:rPr>
            <w:rFonts w:ascii="Arial" w:eastAsia="Times New Roman" w:hAnsi="Arial" w:cs="Arial"/>
            <w:color w:val="000000"/>
            <w:sz w:val="20"/>
            <w:szCs w:val="20"/>
          </w:rPr>
          <w:delText xml:space="preserve">re </w:delText>
        </w:r>
        <w:r w:rsidRPr="00A9352F" w:rsidDel="000D45EC">
          <w:rPr>
            <w:rFonts w:ascii="Arial" w:eastAsia="Times New Roman" w:hAnsi="Arial" w:cs="Arial"/>
            <w:color w:val="000000"/>
            <w:sz w:val="20"/>
            <w:szCs w:val="20"/>
          </w:rPr>
          <w:delText>head</w:delText>
        </w:r>
      </w:del>
      <w:ins w:id="36" w:author="Microsoft Office User" w:date="2021-04-27T16:53:00Z">
        <w:r w:rsidR="000D45EC">
          <w:rPr>
            <w:rFonts w:ascii="Arial" w:eastAsia="Times New Roman" w:hAnsi="Arial" w:cs="Arial"/>
            <w:color w:val="000000"/>
            <w:sz w:val="20"/>
            <w:szCs w:val="20"/>
          </w:rPr>
          <w:t>Head</w:t>
        </w:r>
      </w:ins>
      <w:r w:rsidRPr="00A9352F">
        <w:rPr>
          <w:rFonts w:ascii="Arial" w:eastAsia="Times New Roman" w:hAnsi="Arial" w:cs="Arial"/>
          <w:color w:val="000000"/>
          <w:sz w:val="20"/>
          <w:szCs w:val="20"/>
        </w:rPr>
        <w:t>-fixed</w:t>
      </w:r>
      <w:ins w:id="37" w:author="Microsoft Office User" w:date="2021-04-27T16:53:00Z">
        <w:r w:rsidR="000D45EC">
          <w:rPr>
            <w:rFonts w:ascii="Arial" w:eastAsia="Times New Roman" w:hAnsi="Arial" w:cs="Arial"/>
            <w:color w:val="000000"/>
            <w:sz w:val="20"/>
            <w:szCs w:val="20"/>
          </w:rPr>
          <w:t xml:space="preserve"> mice</w:t>
        </w:r>
      </w:ins>
      <w:r w:rsidRPr="00A9352F">
        <w:rPr>
          <w:rFonts w:ascii="Arial" w:eastAsia="Times New Roman" w:hAnsi="Arial" w:cs="Arial"/>
          <w:color w:val="000000"/>
          <w:sz w:val="20"/>
          <w:szCs w:val="20"/>
        </w:rPr>
        <w:t xml:space="preserve"> </w:t>
      </w:r>
      <w:r w:rsidR="009578AF">
        <w:rPr>
          <w:rFonts w:ascii="Arial" w:eastAsia="Times New Roman" w:hAnsi="Arial" w:cs="Arial"/>
          <w:color w:val="000000"/>
          <w:sz w:val="20"/>
          <w:szCs w:val="20"/>
        </w:rPr>
        <w:t>are</w:t>
      </w:r>
      <w:r w:rsidR="009578AF" w:rsidRPr="00A9352F">
        <w:rPr>
          <w:rFonts w:ascii="Arial" w:eastAsia="Times New Roman" w:hAnsi="Arial" w:cs="Arial"/>
          <w:color w:val="000000"/>
          <w:sz w:val="20"/>
          <w:szCs w:val="20"/>
        </w:rPr>
        <w:t xml:space="preserve"> </w:t>
      </w:r>
      <w:r w:rsidRPr="00A9352F">
        <w:rPr>
          <w:rFonts w:ascii="Arial" w:eastAsia="Times New Roman" w:hAnsi="Arial" w:cs="Arial"/>
          <w:color w:val="000000"/>
          <w:sz w:val="20"/>
          <w:szCs w:val="20"/>
        </w:rPr>
        <w:t xml:space="preserve">presented </w:t>
      </w:r>
      <w:ins w:id="38" w:author="Geffen, Maria" w:date="2020-11-20T17:06:00Z">
        <w:r w:rsidR="009578AF">
          <w:rPr>
            <w:rFonts w:ascii="Arial" w:eastAsia="Times New Roman" w:hAnsi="Arial" w:cs="Arial"/>
            <w:color w:val="000000"/>
            <w:sz w:val="20"/>
            <w:szCs w:val="20"/>
          </w:rPr>
          <w:t xml:space="preserve">with </w:t>
        </w:r>
      </w:ins>
      <w:r w:rsidRPr="00A9352F">
        <w:rPr>
          <w:rFonts w:ascii="Arial" w:eastAsia="Times New Roman" w:hAnsi="Arial" w:cs="Arial"/>
          <w:color w:val="000000"/>
          <w:sz w:val="20"/>
          <w:szCs w:val="20"/>
        </w:rPr>
        <w:t xml:space="preserve">sounds from an ultrasonic speaker. During behavior, mice receive water rewards through a lick spout. In a subset of mice, tetrodes were implanted in </w:t>
      </w:r>
      <w:proofErr w:type="spellStart"/>
      <w:r w:rsidRPr="00A9352F">
        <w:rPr>
          <w:rFonts w:ascii="Arial" w:eastAsia="Times New Roman" w:hAnsi="Arial" w:cs="Arial"/>
          <w:color w:val="000000"/>
          <w:sz w:val="20"/>
          <w:szCs w:val="20"/>
        </w:rPr>
        <w:t>ACtx</w:t>
      </w:r>
      <w:proofErr w:type="spellEnd"/>
      <w:r w:rsidRPr="00A9352F">
        <w:rPr>
          <w:rFonts w:ascii="Arial" w:eastAsia="Times New Roman" w:hAnsi="Arial" w:cs="Arial"/>
          <w:color w:val="000000"/>
          <w:sz w:val="20"/>
          <w:szCs w:val="20"/>
        </w:rPr>
        <w:t xml:space="preserve"> to record spiking activity. </w:t>
      </w:r>
    </w:p>
    <w:p w14:paraId="4329EB60" w14:textId="77777777"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GO/NO-GO task design. </w:t>
      </w:r>
      <w:r w:rsidRPr="00A9352F">
        <w:rPr>
          <w:rFonts w:ascii="Arial" w:eastAsia="Times New Roman" w:hAnsi="Arial" w:cs="Arial"/>
          <w:i/>
          <w:iCs/>
          <w:color w:val="000000"/>
          <w:sz w:val="20"/>
          <w:szCs w:val="20"/>
        </w:rPr>
        <w:t>Left:</w:t>
      </w:r>
      <w:r w:rsidRPr="00A9352F">
        <w:rPr>
          <w:rFonts w:ascii="Arial" w:eastAsia="Times New Roman" w:hAnsi="Arial" w:cs="Arial"/>
          <w:color w:val="000000"/>
          <w:sz w:val="20"/>
          <w:szCs w:val="20"/>
        </w:rPr>
        <w:t xml:space="preserve"> </w:t>
      </w:r>
      <w:r w:rsidR="00BB29F5" w:rsidRPr="00A9352F">
        <w:rPr>
          <w:rFonts w:ascii="Arial" w:eastAsia="Times New Roman" w:hAnsi="Arial" w:cs="Arial"/>
          <w:color w:val="000000"/>
          <w:sz w:val="20"/>
          <w:szCs w:val="20"/>
        </w:rPr>
        <w:t xml:space="preserve">example </w:t>
      </w:r>
      <w:r w:rsidRPr="00A9352F">
        <w:rPr>
          <w:rFonts w:ascii="Arial" w:eastAsia="Times New Roman" w:hAnsi="Arial" w:cs="Arial"/>
          <w:color w:val="000000"/>
          <w:sz w:val="20"/>
          <w:szCs w:val="20"/>
        </w:rPr>
        <w:t xml:space="preserve">NO-GO trials. From top to bottom: </w:t>
      </w:r>
      <w:r w:rsidR="00BB29F5" w:rsidRPr="00A9352F">
        <w:rPr>
          <w:rFonts w:ascii="Arial" w:eastAsia="Times New Roman" w:hAnsi="Arial" w:cs="Arial"/>
          <w:color w:val="000000"/>
          <w:sz w:val="20"/>
          <w:szCs w:val="20"/>
        </w:rPr>
        <w:t>spectrogram of an example low-to-high contrast trial (</w:t>
      </w:r>
      <w:proofErr w:type="spellStart"/>
      <w:r w:rsidR="00BB29F5" w:rsidRPr="00A9352F">
        <w:rPr>
          <w:rFonts w:ascii="Arial" w:eastAsia="Times New Roman" w:hAnsi="Arial" w:cs="Arial"/>
          <w:color w:val="000000"/>
          <w:sz w:val="20"/>
          <w:szCs w:val="20"/>
        </w:rPr>
        <w:t>colorbar</w:t>
      </w:r>
      <w:proofErr w:type="spellEnd"/>
      <w:r w:rsidR="00BB29F5" w:rsidRPr="00A9352F">
        <w:rPr>
          <w:rFonts w:ascii="Arial" w:eastAsia="Times New Roman" w:hAnsi="Arial" w:cs="Arial"/>
          <w:color w:val="000000"/>
          <w:sz w:val="20"/>
          <w:szCs w:val="20"/>
        </w:rPr>
        <w:t xml:space="preserve"> indicates volume in dB SPL); waveform for </w:t>
      </w:r>
      <w:del w:id="39" w:author="Geffen, Maria" w:date="2020-11-20T17:06:00Z">
        <w:r w:rsidR="00BB29F5" w:rsidRPr="00A9352F" w:rsidDel="00F324DD">
          <w:rPr>
            <w:rFonts w:ascii="Arial" w:eastAsia="Times New Roman" w:hAnsi="Arial" w:cs="Arial"/>
            <w:color w:val="000000"/>
            <w:sz w:val="20"/>
            <w:szCs w:val="20"/>
          </w:rPr>
          <w:delText xml:space="preserve">example </w:delText>
        </w:r>
      </w:del>
      <w:ins w:id="40" w:author="Geffen, Maria" w:date="2020-11-20T17:06:00Z">
        <w:r w:rsidR="00F324DD">
          <w:rPr>
            <w:rFonts w:ascii="Arial" w:eastAsia="Times New Roman" w:hAnsi="Arial" w:cs="Arial"/>
            <w:color w:val="000000"/>
            <w:sz w:val="20"/>
            <w:szCs w:val="20"/>
          </w:rPr>
          <w:t>sample</w:t>
        </w:r>
        <w:r w:rsidR="00F324DD" w:rsidRPr="00A9352F">
          <w:rPr>
            <w:rFonts w:ascii="Arial" w:eastAsia="Times New Roman" w:hAnsi="Arial" w:cs="Arial"/>
            <w:color w:val="000000"/>
            <w:sz w:val="20"/>
            <w:szCs w:val="20"/>
          </w:rPr>
          <w:t xml:space="preserve"> </w:t>
        </w:r>
      </w:ins>
      <w:r w:rsidR="00BB29F5" w:rsidRPr="00A9352F">
        <w:rPr>
          <w:rFonts w:ascii="Arial" w:eastAsia="Times New Roman" w:hAnsi="Arial" w:cs="Arial"/>
          <w:color w:val="000000"/>
          <w:sz w:val="20"/>
          <w:szCs w:val="20"/>
        </w:rPr>
        <w:t xml:space="preserve">spectrogram; example spectrogram for a high-to-low contrast trial; waveform for example spectrogram; temporally jittered response window to estimate false alarms over time; schematic lick responses during in the window; timeout delivered after the first lick for 7 seconds. Vertical red dashed line indicates the contrast switch after 3 seconds. Black horizontal scale bar indicates 1s. </w:t>
      </w:r>
      <w:r w:rsidR="00BB29F5" w:rsidRPr="00A9352F">
        <w:rPr>
          <w:rFonts w:ascii="Arial" w:eastAsia="Times New Roman" w:hAnsi="Arial" w:cs="Arial"/>
          <w:i/>
          <w:iCs/>
          <w:color w:val="000000"/>
          <w:sz w:val="20"/>
          <w:szCs w:val="20"/>
        </w:rPr>
        <w:t>Right:</w:t>
      </w:r>
      <w:r w:rsidR="00BB29F5" w:rsidRPr="00A9352F">
        <w:rPr>
          <w:rFonts w:ascii="Arial" w:eastAsia="Times New Roman" w:hAnsi="Arial" w:cs="Arial"/>
          <w:color w:val="000000"/>
          <w:sz w:val="20"/>
          <w:szCs w:val="20"/>
        </w:rPr>
        <w:t xml:space="preserve"> example GO trials. From top to bottom: same as in left panel, except the response window immediately follows target presentation and licks within the target window trigger a ~5uL water reward. </w:t>
      </w:r>
    </w:p>
    <w:p w14:paraId="3A378FE0" w14:textId="5910C21F" w:rsidR="00D80F68" w:rsidRDefault="00BB29F5" w:rsidP="000A7884">
      <w:pPr>
        <w:pStyle w:val="ListParagraph"/>
        <w:numPr>
          <w:ilvl w:val="0"/>
          <w:numId w:val="4"/>
        </w:numPr>
        <w:spacing w:before="240"/>
        <w:ind w:left="270" w:hanging="270"/>
        <w:jc w:val="both"/>
        <w:rPr>
          <w:ins w:id="41" w:author="Microsoft Office User" w:date="2021-04-27T16:54:00Z"/>
          <w:rFonts w:ascii="Arial" w:eastAsia="Times New Roman" w:hAnsi="Arial" w:cs="Arial"/>
          <w:color w:val="000000"/>
          <w:sz w:val="20"/>
          <w:szCs w:val="20"/>
        </w:rPr>
      </w:pPr>
      <w:r w:rsidRPr="00A9352F">
        <w:rPr>
          <w:rFonts w:ascii="Arial" w:eastAsia="Times New Roman" w:hAnsi="Arial" w:cs="Arial"/>
          <w:color w:val="000000"/>
          <w:sz w:val="20"/>
          <w:szCs w:val="20"/>
        </w:rPr>
        <w:t xml:space="preserve">Target manipulation example waveforms. </w:t>
      </w:r>
      <w:r w:rsidRPr="00A9352F">
        <w:rPr>
          <w:rFonts w:ascii="Arial" w:eastAsia="Times New Roman" w:hAnsi="Arial" w:cs="Arial"/>
          <w:i/>
          <w:iCs/>
          <w:color w:val="000000"/>
          <w:sz w:val="20"/>
          <w:szCs w:val="20"/>
        </w:rPr>
        <w:t>Top:</w:t>
      </w:r>
      <w:r w:rsidRPr="00A9352F">
        <w:rPr>
          <w:rFonts w:ascii="Arial" w:eastAsia="Times New Roman" w:hAnsi="Arial" w:cs="Arial"/>
          <w:color w:val="000000"/>
          <w:sz w:val="20"/>
          <w:szCs w:val="20"/>
        </w:rPr>
        <w:t xml:space="preserve"> overlaid trials where target volume differed. Volume is indicated by the amplitude and </w:t>
      </w:r>
      <w:proofErr w:type="spellStart"/>
      <w:r w:rsidRPr="00A9352F">
        <w:rPr>
          <w:rFonts w:ascii="Arial" w:eastAsia="Times New Roman" w:hAnsi="Arial" w:cs="Arial"/>
          <w:color w:val="000000"/>
          <w:sz w:val="20"/>
          <w:szCs w:val="20"/>
        </w:rPr>
        <w:t>colorbar</w:t>
      </w:r>
      <w:proofErr w:type="spellEnd"/>
      <w:r w:rsidRPr="00A9352F">
        <w:rPr>
          <w:rFonts w:ascii="Arial" w:eastAsia="Times New Roman" w:hAnsi="Arial" w:cs="Arial"/>
          <w:color w:val="000000"/>
          <w:sz w:val="20"/>
          <w:szCs w:val="20"/>
        </w:rPr>
        <w:t xml:space="preserve">, </w:t>
      </w:r>
      <w:r w:rsidR="00EF50BC" w:rsidRPr="00A9352F">
        <w:rPr>
          <w:rFonts w:ascii="Arial" w:eastAsia="Times New Roman" w:hAnsi="Arial" w:cs="Arial"/>
          <w:color w:val="000000"/>
          <w:sz w:val="20"/>
          <w:szCs w:val="20"/>
        </w:rPr>
        <w:t xml:space="preserve">with low volume targets shaded in cyan, and high volume targets shaded in magenta. </w:t>
      </w:r>
      <w:r w:rsidR="00EF50BC" w:rsidRPr="00A9352F">
        <w:rPr>
          <w:rFonts w:ascii="Arial" w:eastAsia="Times New Roman" w:hAnsi="Arial" w:cs="Arial"/>
          <w:i/>
          <w:iCs/>
          <w:color w:val="000000"/>
          <w:sz w:val="20"/>
          <w:szCs w:val="20"/>
        </w:rPr>
        <w:t>Bottom:</w:t>
      </w:r>
      <w:r w:rsidR="00EF50BC" w:rsidRPr="00A9352F">
        <w:rPr>
          <w:rFonts w:ascii="Arial" w:eastAsia="Times New Roman" w:hAnsi="Arial" w:cs="Arial"/>
          <w:color w:val="000000"/>
          <w:sz w:val="20"/>
          <w:szCs w:val="20"/>
        </w:rPr>
        <w:t xml:space="preserve"> overlaid trials where target timing differed. Target timing is indicated in the </w:t>
      </w:r>
      <w:proofErr w:type="spellStart"/>
      <w:r w:rsidR="00EF50BC" w:rsidRPr="00A9352F">
        <w:rPr>
          <w:rFonts w:ascii="Arial" w:eastAsia="Times New Roman" w:hAnsi="Arial" w:cs="Arial"/>
          <w:color w:val="000000"/>
          <w:sz w:val="20"/>
          <w:szCs w:val="20"/>
        </w:rPr>
        <w:t>colorbar</w:t>
      </w:r>
      <w:proofErr w:type="spellEnd"/>
      <w:r w:rsidR="00EF50BC" w:rsidRPr="00A9352F">
        <w:rPr>
          <w:rFonts w:ascii="Arial" w:eastAsia="Times New Roman" w:hAnsi="Arial" w:cs="Arial"/>
          <w:color w:val="000000"/>
          <w:sz w:val="20"/>
          <w:szCs w:val="20"/>
        </w:rPr>
        <w:t xml:space="preserve">, with light magenta targets occurring shortly after the contrast switch, and darker targets occurring at increasing delays. The red vertical dashed line indicates the contrast switch. </w:t>
      </w:r>
    </w:p>
    <w:p w14:paraId="72F3FB1F" w14:textId="4BF400FE" w:rsidR="000D45EC" w:rsidDel="00060506" w:rsidRDefault="000D45EC" w:rsidP="00C41270">
      <w:pPr>
        <w:pStyle w:val="ListParagraph"/>
        <w:numPr>
          <w:ilvl w:val="0"/>
          <w:numId w:val="4"/>
        </w:numPr>
        <w:spacing w:before="240"/>
        <w:ind w:left="270" w:hanging="270"/>
        <w:jc w:val="both"/>
        <w:rPr>
          <w:del w:id="42" w:author="Microsoft Office User" w:date="2021-04-27T16:59:00Z"/>
          <w:rFonts w:ascii="Arial" w:eastAsia="Times New Roman" w:hAnsi="Arial" w:cs="Arial"/>
          <w:color w:val="000000"/>
          <w:sz w:val="20"/>
          <w:szCs w:val="20"/>
        </w:rPr>
      </w:pPr>
      <w:ins w:id="43" w:author="Microsoft Office User" w:date="2021-04-27T16:54:00Z">
        <w:r w:rsidRPr="00060506">
          <w:rPr>
            <w:rFonts w:ascii="Arial" w:eastAsia="Times New Roman" w:hAnsi="Arial" w:cs="Arial"/>
            <w:color w:val="000000"/>
            <w:sz w:val="20"/>
            <w:szCs w:val="20"/>
          </w:rPr>
          <w:t>No</w:t>
        </w:r>
      </w:ins>
      <w:ins w:id="44" w:author="Microsoft Office User" w:date="2021-04-27T16:55:00Z">
        <w:r w:rsidRPr="00060506">
          <w:rPr>
            <w:rFonts w:ascii="Arial" w:eastAsia="Times New Roman" w:hAnsi="Arial" w:cs="Arial"/>
            <w:color w:val="000000"/>
            <w:sz w:val="20"/>
            <w:szCs w:val="20"/>
          </w:rPr>
          <w:t xml:space="preserve">rmative model of the task. </w:t>
        </w:r>
        <w:r w:rsidR="00060506" w:rsidRPr="00060506">
          <w:rPr>
            <w:rFonts w:ascii="Arial" w:eastAsia="Times New Roman" w:hAnsi="Arial" w:cs="Arial"/>
            <w:color w:val="000000"/>
            <w:sz w:val="20"/>
            <w:szCs w:val="20"/>
          </w:rPr>
          <w:t xml:space="preserve">Left inset shows volume distributions for </w:t>
        </w:r>
      </w:ins>
      <w:ins w:id="45" w:author="Microsoft Office User" w:date="2021-04-27T16:56:00Z">
        <w:r w:rsidR="00060506" w:rsidRPr="00060506">
          <w:rPr>
            <w:rFonts w:ascii="Arial" w:eastAsia="Times New Roman" w:hAnsi="Arial" w:cs="Arial"/>
            <w:color w:val="000000"/>
            <w:sz w:val="20"/>
            <w:szCs w:val="20"/>
          </w:rPr>
          <w:t>backgrounds (light lines) and targets (dark lines) in low and high contrast</w:t>
        </w:r>
      </w:ins>
      <w:ins w:id="46" w:author="Microsoft Office User" w:date="2021-04-27T16:57:00Z">
        <w:r w:rsidR="00060506" w:rsidRPr="00060506">
          <w:rPr>
            <w:rFonts w:ascii="Arial" w:eastAsia="Times New Roman" w:hAnsi="Arial" w:cs="Arial"/>
            <w:color w:val="000000"/>
            <w:sz w:val="20"/>
            <w:szCs w:val="20"/>
          </w:rPr>
          <w:t>.</w:t>
        </w:r>
      </w:ins>
      <w:ins w:id="47" w:author="Microsoft Office User" w:date="2021-04-27T16:56:00Z">
        <w:r w:rsidR="00060506" w:rsidRPr="00060506">
          <w:rPr>
            <w:rFonts w:ascii="Arial" w:eastAsia="Times New Roman" w:hAnsi="Arial" w:cs="Arial"/>
            <w:color w:val="000000"/>
            <w:sz w:val="20"/>
            <w:szCs w:val="20"/>
          </w:rPr>
          <w:t xml:space="preserve"> </w:t>
        </w:r>
      </w:ins>
      <w:ins w:id="48" w:author="Microsoft Office User" w:date="2021-04-27T16:59:00Z">
        <w:r w:rsidR="00060506" w:rsidRPr="00A9352F">
          <w:rPr>
            <w:rFonts w:ascii="Arial" w:eastAsia="Times New Roman" w:hAnsi="Arial" w:cs="Arial"/>
            <w:color w:val="000000"/>
            <w:sz w:val="20"/>
            <w:szCs w:val="20"/>
          </w:rPr>
          <w:t>(1) Spike generation process: a 1-dimensional senso</w:t>
        </w:r>
      </w:ins>
      <w:ins w:id="49" w:author="Microsoft Office User" w:date="2021-04-27T17:00:00Z">
        <w:r w:rsidR="00060506">
          <w:rPr>
            <w:rFonts w:ascii="Arial" w:eastAsia="Times New Roman" w:hAnsi="Arial" w:cs="Arial"/>
            <w:color w:val="000000"/>
            <w:sz w:val="20"/>
            <w:szCs w:val="20"/>
          </w:rPr>
          <w:t xml:space="preserve">ry </w:t>
        </w:r>
      </w:ins>
      <w:ins w:id="50" w:author="Microsoft Office User" w:date="2021-04-27T16:59:00Z">
        <w:r w:rsidR="00060506" w:rsidRPr="00A9352F">
          <w:rPr>
            <w:rFonts w:ascii="Arial" w:eastAsia="Times New Roman" w:hAnsi="Arial" w:cs="Arial"/>
            <w:color w:val="000000"/>
            <w:sz w:val="20"/>
            <w:szCs w:val="20"/>
          </w:rPr>
          <w:t>stimulus</w:t>
        </w:r>
      </w:ins>
      <w:ins w:id="51" w:author="Microsoft Office User" w:date="2021-04-27T17:00:00Z">
        <w:r w:rsidR="00060506">
          <w:rPr>
            <w:rFonts w:ascii="Arial" w:eastAsia="Times New Roman" w:hAnsi="Arial" w:cs="Arial"/>
            <w:color w:val="000000"/>
            <w:sz w:val="20"/>
            <w:szCs w:val="20"/>
          </w:rPr>
          <w:t xml:space="preserve"> consisting of a background</w:t>
        </w:r>
      </w:ins>
      <w:ins w:id="52" w:author="Microsoft Office User" w:date="2021-04-27T16:59:00Z">
        <w:r w:rsidR="00060506" w:rsidRPr="00A9352F">
          <w:rPr>
            <w:rFonts w:ascii="Arial" w:eastAsia="Times New Roman" w:hAnsi="Arial" w:cs="Arial"/>
            <w:color w:val="000000"/>
            <w:sz w:val="20"/>
            <w:szCs w:val="20"/>
          </w:rPr>
          <w:t xml:space="preserve"> that transitions between low and high contrast</w:t>
        </w:r>
      </w:ins>
      <w:ins w:id="53" w:author="Microsoft Office User" w:date="2021-04-27T17:00:00Z">
        <w:r w:rsidR="00060506">
          <w:rPr>
            <w:rFonts w:ascii="Arial" w:eastAsia="Times New Roman" w:hAnsi="Arial" w:cs="Arial"/>
            <w:color w:val="000000"/>
            <w:sz w:val="20"/>
            <w:szCs w:val="20"/>
          </w:rPr>
          <w:t xml:space="preserve"> (light lines)</w:t>
        </w:r>
      </w:ins>
      <w:ins w:id="54" w:author="Microsoft Office User" w:date="2021-04-27T17:01:00Z">
        <w:r w:rsidR="00060506">
          <w:rPr>
            <w:rFonts w:ascii="Arial" w:eastAsia="Times New Roman" w:hAnsi="Arial" w:cs="Arial"/>
            <w:color w:val="000000"/>
            <w:sz w:val="20"/>
            <w:szCs w:val="20"/>
          </w:rPr>
          <w:t xml:space="preserve"> with superimposed targets (solid dots)</w:t>
        </w:r>
      </w:ins>
      <w:ins w:id="55" w:author="Microsoft Office User" w:date="2021-04-27T16:59:00Z">
        <w:r w:rsidR="00060506" w:rsidRPr="00A9352F">
          <w:rPr>
            <w:rFonts w:ascii="Arial" w:eastAsia="Times New Roman" w:hAnsi="Arial" w:cs="Arial"/>
            <w:color w:val="000000"/>
            <w:sz w:val="20"/>
            <w:szCs w:val="20"/>
          </w:rPr>
          <w:t xml:space="preserve"> feeds into a model neuron. The response of the model neuron is governed by a sigmoidal function which then generates stochastic spikes through a Poisson process. (2) Based on the observed spiking, a variance estimator integrates spike counts to estimate the current variance of the stimulus. (3) This estimate is then used to adjust the gain of the model neuron to optimize the estimate of stimulus variance at each time step. (4) The average change in gain of the model after each contrast transition. Dashed lines and dots indicate the time taken to reach half of the range of gain values in each contrast.</w:t>
        </w:r>
      </w:ins>
    </w:p>
    <w:p w14:paraId="29C1BC0B" w14:textId="77777777" w:rsidR="00060506" w:rsidRDefault="00060506" w:rsidP="00060506">
      <w:pPr>
        <w:pStyle w:val="ListParagraph"/>
        <w:numPr>
          <w:ilvl w:val="0"/>
          <w:numId w:val="4"/>
        </w:numPr>
        <w:spacing w:before="240"/>
        <w:ind w:left="270" w:hanging="270"/>
        <w:jc w:val="both"/>
        <w:rPr>
          <w:ins w:id="56" w:author="Microsoft Office User" w:date="2021-04-27T17:02:00Z"/>
          <w:rFonts w:ascii="Arial" w:eastAsia="Times New Roman" w:hAnsi="Arial" w:cs="Arial"/>
          <w:color w:val="000000"/>
          <w:sz w:val="20"/>
          <w:szCs w:val="20"/>
        </w:rPr>
      </w:pPr>
    </w:p>
    <w:p w14:paraId="5D39AFF2" w14:textId="77777777" w:rsidR="00060506" w:rsidRDefault="00060506" w:rsidP="00060506">
      <w:pPr>
        <w:pStyle w:val="ListParagraph"/>
        <w:numPr>
          <w:ilvl w:val="0"/>
          <w:numId w:val="4"/>
        </w:numPr>
        <w:spacing w:before="240"/>
        <w:ind w:left="270" w:hanging="270"/>
        <w:jc w:val="both"/>
        <w:rPr>
          <w:ins w:id="57" w:author="Microsoft Office User" w:date="2021-04-27T17:02:00Z"/>
          <w:rFonts w:ascii="Arial" w:eastAsia="Times New Roman" w:hAnsi="Arial" w:cs="Arial"/>
          <w:color w:val="000000"/>
          <w:sz w:val="20"/>
          <w:szCs w:val="20"/>
        </w:rPr>
      </w:pPr>
      <w:ins w:id="58" w:author="Microsoft Office User" w:date="2021-04-27T17:02:00Z">
        <w:r w:rsidRPr="00060506">
          <w:rPr>
            <w:rFonts w:ascii="Arial" w:eastAsia="Times New Roman" w:hAnsi="Arial" w:cs="Arial"/>
            <w:color w:val="000000"/>
            <w:sz w:val="20"/>
            <w:szCs w:val="20"/>
            <w:rPrChange w:id="59" w:author="Microsoft Office User" w:date="2021-04-27T17:02:00Z">
              <w:rPr/>
            </w:rPrChange>
          </w:rPr>
          <w:t>Model psychometric functions. Discriminability between model spike rates in response to the background and targets as a function of contrast and target volume. Arrow indicates target mean of 1.50 which is the volume used to assess time courses in c).</w:t>
        </w:r>
      </w:ins>
    </w:p>
    <w:p w14:paraId="2D6AB8E7" w14:textId="590810CF" w:rsidR="00060506" w:rsidRPr="00060506" w:rsidRDefault="00060506" w:rsidP="00060506">
      <w:pPr>
        <w:pStyle w:val="ListParagraph"/>
        <w:numPr>
          <w:ilvl w:val="0"/>
          <w:numId w:val="4"/>
        </w:numPr>
        <w:spacing w:before="240"/>
        <w:ind w:left="270" w:hanging="270"/>
        <w:jc w:val="both"/>
        <w:rPr>
          <w:ins w:id="60" w:author="Microsoft Office User" w:date="2021-04-27T17:02:00Z"/>
          <w:rFonts w:ascii="Arial" w:eastAsia="Times New Roman" w:hAnsi="Arial" w:cs="Arial"/>
          <w:color w:val="000000"/>
          <w:sz w:val="20"/>
          <w:szCs w:val="20"/>
          <w:rPrChange w:id="61" w:author="Microsoft Office User" w:date="2021-04-27T17:02:00Z">
            <w:rPr>
              <w:ins w:id="62" w:author="Microsoft Office User" w:date="2021-04-27T17:02:00Z"/>
              <w:b/>
              <w:bCs/>
            </w:rPr>
          </w:rPrChange>
        </w:rPr>
        <w:pPrChange w:id="63" w:author="Microsoft Office User" w:date="2021-04-27T17:02:00Z">
          <w:pPr>
            <w:pStyle w:val="ListParagraph"/>
            <w:numPr>
              <w:numId w:val="4"/>
            </w:numPr>
            <w:ind w:hanging="360"/>
            <w:jc w:val="both"/>
          </w:pPr>
        </w:pPrChange>
      </w:pPr>
      <w:ins w:id="64" w:author="Microsoft Office User" w:date="2021-04-27T17:02:00Z">
        <w:r w:rsidRPr="00060506">
          <w:rPr>
            <w:rFonts w:ascii="Arial" w:eastAsia="Times New Roman" w:hAnsi="Arial" w:cs="Arial"/>
            <w:color w:val="000000"/>
            <w:sz w:val="20"/>
            <w:szCs w:val="20"/>
            <w:rPrChange w:id="65" w:author="Microsoft Office User" w:date="2021-04-27T17:02:00Z">
              <w:rPr/>
            </w:rPrChange>
          </w:rPr>
          <w:t xml:space="preserve">Model target discrimination as a function of time and contrast. Dashed vertical line indicates the time where the background contrast </w:t>
        </w:r>
        <w:r>
          <w:rPr>
            <w:rFonts w:ascii="Arial" w:eastAsia="Times New Roman" w:hAnsi="Arial" w:cs="Arial"/>
            <w:color w:val="000000"/>
            <w:sz w:val="20"/>
            <w:szCs w:val="20"/>
          </w:rPr>
          <w:t>changes</w:t>
        </w:r>
        <w:r w:rsidRPr="00060506">
          <w:rPr>
            <w:rFonts w:ascii="Arial" w:eastAsia="Times New Roman" w:hAnsi="Arial" w:cs="Arial"/>
            <w:color w:val="000000"/>
            <w:sz w:val="20"/>
            <w:szCs w:val="20"/>
            <w:rPrChange w:id="66" w:author="Microsoft Office User" w:date="2021-04-27T17:02:00Z">
              <w:rPr/>
            </w:rPrChange>
          </w:rPr>
          <w:t>.</w:t>
        </w:r>
      </w:ins>
    </w:p>
    <w:p w14:paraId="00976197" w14:textId="04FC6027" w:rsidR="00D80F68" w:rsidRPr="00CB0EA1" w:rsidDel="00CB0EA1" w:rsidRDefault="00EF50BC" w:rsidP="00CB0EA1">
      <w:pPr>
        <w:spacing w:before="240"/>
        <w:jc w:val="both"/>
        <w:rPr>
          <w:del w:id="67" w:author="Microsoft Office User" w:date="2021-04-27T17:10:00Z"/>
          <w:rFonts w:ascii="Arial" w:eastAsia="Times New Roman" w:hAnsi="Arial" w:cs="Arial"/>
          <w:color w:val="000000"/>
          <w:sz w:val="20"/>
          <w:szCs w:val="20"/>
          <w:rPrChange w:id="68" w:author="Microsoft Office User" w:date="2021-04-27T17:10:00Z">
            <w:rPr>
              <w:del w:id="69" w:author="Microsoft Office User" w:date="2021-04-27T17:10:00Z"/>
            </w:rPr>
          </w:rPrChange>
        </w:rPr>
        <w:pPrChange w:id="70" w:author="Microsoft Office User" w:date="2021-04-27T17:10:00Z">
          <w:pPr>
            <w:pStyle w:val="ListParagraph"/>
            <w:numPr>
              <w:numId w:val="4"/>
            </w:numPr>
            <w:spacing w:before="240"/>
            <w:ind w:left="270" w:hanging="270"/>
            <w:jc w:val="both"/>
          </w:pPr>
        </w:pPrChange>
      </w:pPr>
      <w:del w:id="71" w:author="Microsoft Office User" w:date="2021-04-27T17:10:00Z">
        <w:r w:rsidRPr="00CB0EA1" w:rsidDel="00CB0EA1">
          <w:rPr>
            <w:rFonts w:ascii="Arial" w:eastAsia="Times New Roman" w:hAnsi="Arial" w:cs="Arial"/>
            <w:color w:val="000000"/>
            <w:sz w:val="20"/>
            <w:szCs w:val="20"/>
            <w:rPrChange w:id="72" w:author="Microsoft Office User" w:date="2021-04-27T17:10:00Z">
              <w:rPr/>
            </w:rPrChange>
          </w:rPr>
          <w:delText xml:space="preserve">Percent correct performance relative to the first session of task exposure. Dots indicate a session, while the traces indicate a running average using a 7 day window. Blue dots and traces indicate sessions in which mice detected targets in low contrast (ie. after high-to-low contrast transitions), while red dots and traces indicate sessions in which mice detected targets in high contrast (ie. after low-to-high contrast transitions). </w:delText>
        </w:r>
      </w:del>
    </w:p>
    <w:p w14:paraId="4A878FD5" w14:textId="597D7EA2" w:rsidR="00D80F68" w:rsidRPr="00A9352F" w:rsidDel="00CB0EA1" w:rsidRDefault="00EF50BC" w:rsidP="00CB0EA1">
      <w:pPr>
        <w:rPr>
          <w:del w:id="73" w:author="Microsoft Office User" w:date="2021-04-27T17:10:00Z"/>
        </w:rPr>
        <w:pPrChange w:id="74" w:author="Microsoft Office User" w:date="2021-04-27T17:10:00Z">
          <w:pPr>
            <w:pStyle w:val="ListParagraph"/>
            <w:numPr>
              <w:numId w:val="4"/>
            </w:numPr>
            <w:spacing w:before="240"/>
            <w:ind w:left="270" w:hanging="270"/>
            <w:jc w:val="both"/>
          </w:pPr>
        </w:pPrChange>
      </w:pPr>
      <w:del w:id="75" w:author="Microsoft Office User" w:date="2021-04-27T17:10:00Z">
        <w:r w:rsidRPr="00A9352F" w:rsidDel="00CB0EA1">
          <w:delText xml:space="preserve">Psychometric functions averaged for n=21 mice in low and high contrast. Error bars indicate SEM over mice at individual target SNRs, while the solid lines are logistic function fits to the average performance per contrast. Colors as in d). </w:delText>
        </w:r>
      </w:del>
    </w:p>
    <w:p w14:paraId="4DA5BE23" w14:textId="0D801A2E" w:rsidR="00D80F68" w:rsidRPr="00A9352F" w:rsidDel="00CB0EA1" w:rsidRDefault="00EF50BC" w:rsidP="00CB0EA1">
      <w:pPr>
        <w:rPr>
          <w:del w:id="76" w:author="Microsoft Office User" w:date="2021-04-27T17:10:00Z"/>
          <w:b/>
          <w:bCs/>
        </w:rPr>
        <w:pPrChange w:id="77" w:author="Microsoft Office User" w:date="2021-04-27T17:10:00Z">
          <w:pPr>
            <w:pStyle w:val="ListParagraph"/>
            <w:numPr>
              <w:numId w:val="4"/>
            </w:numPr>
            <w:spacing w:before="240"/>
            <w:ind w:left="270" w:hanging="270"/>
            <w:jc w:val="both"/>
          </w:pPr>
        </w:pPrChange>
      </w:pPr>
      <w:del w:id="78" w:author="Microsoft Office User" w:date="2021-04-27T17:10:00Z">
        <w:r w:rsidRPr="00A9352F" w:rsidDel="00CB0EA1">
          <w:delText xml:space="preserve">Psychometric thresholds per contrast. </w:delText>
        </w:r>
        <w:r w:rsidR="00D80F68" w:rsidRPr="00A9352F" w:rsidDel="00CB0EA1">
          <w:delText>Each dot represents a mouse, lines indicate where a mice participated in</w:delText>
        </w:r>
      </w:del>
      <w:ins w:id="79" w:author="Geffen, Maria" w:date="2020-11-20T17:07:00Z">
        <w:del w:id="80" w:author="Microsoft Office User" w:date="2021-04-27T17:10:00Z">
          <w:r w:rsidR="00F324DD" w:rsidDel="00CB0EA1">
            <w:delText>s connect individual mouse performance on</w:delText>
          </w:r>
        </w:del>
      </w:ins>
      <w:del w:id="81" w:author="Microsoft Office User" w:date="2021-04-27T17:10:00Z">
        <w:r w:rsidR="00D80F68" w:rsidRPr="00A9352F" w:rsidDel="00CB0EA1">
          <w:delText xml:space="preserve"> both low and high contrast sessions. Bars indicate the average threshold over mice, while error bars in black indicate threshold SEM over mice. Bar colors as in d). </w:delText>
        </w:r>
      </w:del>
    </w:p>
    <w:p w14:paraId="6A7C2F43" w14:textId="6DB0B7C9" w:rsidR="00E53D12" w:rsidRPr="00A9352F" w:rsidRDefault="00D80F68" w:rsidP="00CB0EA1">
      <w:pPr>
        <w:rPr>
          <w:b/>
          <w:bCs/>
          <w:sz w:val="22"/>
          <w:szCs w:val="22"/>
        </w:rPr>
        <w:pPrChange w:id="82" w:author="Microsoft Office User" w:date="2021-04-27T17:10:00Z">
          <w:pPr>
            <w:pStyle w:val="ListParagraph"/>
            <w:numPr>
              <w:numId w:val="4"/>
            </w:numPr>
            <w:spacing w:before="240"/>
            <w:ind w:left="270" w:hanging="270"/>
            <w:jc w:val="both"/>
          </w:pPr>
        </w:pPrChange>
      </w:pPr>
      <w:del w:id="83" w:author="Microsoft Office User" w:date="2021-04-27T17:10:00Z">
        <w:r w:rsidRPr="00A9352F" w:rsidDel="00CB0EA1">
          <w:delText>Psychometric thresholds as a function of task exposure. Dots indicate thresholds on individual sessions. Lines indicate linear regression fits, while the dotted lines and shaded background indicate the 95% confidence interval of the linear fit. Dot and fit colors as in d).</w:delText>
        </w:r>
      </w:del>
      <w:r w:rsidR="00E53D12" w:rsidRPr="00A9352F">
        <w:rPr>
          <w:sz w:val="22"/>
          <w:szCs w:val="22"/>
        </w:rPr>
        <w:br w:type="page"/>
      </w:r>
    </w:p>
    <w:p w14:paraId="392E026B" w14:textId="77777777" w:rsidR="00C70DC0" w:rsidRDefault="00E53D12" w:rsidP="000A7884">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Results</w:t>
      </w:r>
    </w:p>
    <w:p w14:paraId="351F9DFC" w14:textId="77777777" w:rsidR="00E53D12" w:rsidRDefault="00E53D12" w:rsidP="000A7884">
      <w:pPr>
        <w:jc w:val="both"/>
        <w:rPr>
          <w:rFonts w:ascii="Arial" w:eastAsia="Times New Roman" w:hAnsi="Arial" w:cs="Arial"/>
          <w:b/>
          <w:bCs/>
          <w:color w:val="000000"/>
          <w:sz w:val="22"/>
          <w:szCs w:val="22"/>
        </w:rPr>
      </w:pPr>
    </w:p>
    <w:p w14:paraId="20770D68" w14:textId="73F8723A" w:rsidR="00C41270" w:rsidRDefault="00C41270" w:rsidP="00C41270">
      <w:pPr>
        <w:jc w:val="both"/>
        <w:rPr>
          <w:moveTo w:id="84" w:author="Microsoft Office User" w:date="2021-04-28T11:17:00Z"/>
          <w:rFonts w:ascii="Arial" w:eastAsia="Times New Roman" w:hAnsi="Arial" w:cs="Arial"/>
          <w:i/>
          <w:iCs/>
          <w:color w:val="000000"/>
          <w:sz w:val="22"/>
          <w:szCs w:val="22"/>
        </w:rPr>
      </w:pPr>
      <w:moveToRangeStart w:id="85" w:author="Microsoft Office User" w:date="2021-04-28T11:17:00Z" w:name="move70501069"/>
      <w:commentRangeStart w:id="86"/>
      <w:moveTo w:id="87" w:author="Microsoft Office User" w:date="2021-04-28T11:17:00Z">
        <w:del w:id="88" w:author="Microsoft Office User" w:date="2021-04-28T11:23:00Z">
          <w:r w:rsidDel="00C41270">
            <w:rPr>
              <w:rFonts w:ascii="Arial" w:eastAsia="Times New Roman" w:hAnsi="Arial" w:cs="Arial"/>
              <w:i/>
              <w:iCs/>
              <w:color w:val="000000"/>
              <w:sz w:val="22"/>
              <w:szCs w:val="22"/>
            </w:rPr>
            <w:delText xml:space="preserve">A normative model </w:delText>
          </w:r>
          <w:commentRangeEnd w:id="86"/>
          <w:r w:rsidDel="00C41270">
            <w:rPr>
              <w:rStyle w:val="CommentReference"/>
            </w:rPr>
            <w:commentReference w:id="86"/>
          </w:r>
          <w:r w:rsidDel="00C41270">
            <w:rPr>
              <w:rFonts w:ascii="Arial" w:eastAsia="Times New Roman" w:hAnsi="Arial" w:cs="Arial"/>
              <w:i/>
              <w:iCs/>
              <w:color w:val="000000"/>
              <w:sz w:val="22"/>
              <w:szCs w:val="22"/>
            </w:rPr>
            <w:delText>for target detection during contrast gain control predicts behavioral performance</w:delText>
          </w:r>
        </w:del>
      </w:moveTo>
      <w:ins w:id="89" w:author="Microsoft Office User" w:date="2021-04-28T11:23:00Z">
        <w:r>
          <w:rPr>
            <w:rFonts w:ascii="Arial" w:eastAsia="Times New Roman" w:hAnsi="Arial" w:cs="Arial"/>
            <w:i/>
            <w:iCs/>
            <w:color w:val="000000"/>
            <w:sz w:val="22"/>
            <w:szCs w:val="22"/>
          </w:rPr>
          <w:t>A novel target-in-noise detection task and normative model for task predictions</w:t>
        </w:r>
      </w:ins>
      <w:moveTo w:id="90" w:author="Microsoft Office User" w:date="2021-04-28T11:17:00Z">
        <w:r>
          <w:rPr>
            <w:rFonts w:ascii="Arial" w:eastAsia="Times New Roman" w:hAnsi="Arial" w:cs="Arial"/>
            <w:i/>
            <w:iCs/>
            <w:color w:val="000000"/>
            <w:sz w:val="22"/>
            <w:szCs w:val="22"/>
          </w:rPr>
          <w:t>.</w:t>
        </w:r>
      </w:moveTo>
    </w:p>
    <w:p w14:paraId="5627E4FC" w14:textId="77777777" w:rsidR="00C41270" w:rsidRDefault="00C41270" w:rsidP="00C41270">
      <w:pPr>
        <w:ind w:firstLine="720"/>
        <w:jc w:val="both"/>
        <w:rPr>
          <w:ins w:id="91" w:author="Microsoft Office User" w:date="2021-04-28T11:23:00Z"/>
          <w:rFonts w:ascii="Arial" w:eastAsia="Times New Roman" w:hAnsi="Arial" w:cs="Arial"/>
          <w:color w:val="000000"/>
          <w:sz w:val="22"/>
          <w:szCs w:val="22"/>
        </w:rPr>
      </w:pPr>
      <w:ins w:id="92" w:author="Microsoft Office User" w:date="2021-04-28T11:23:00Z">
        <w:r>
          <w:rPr>
            <w:rFonts w:ascii="Arial" w:eastAsia="Times New Roman" w:hAnsi="Arial" w:cs="Arial"/>
            <w:color w:val="000000"/>
            <w:sz w:val="22"/>
            <w:szCs w:val="22"/>
          </w:rPr>
          <w:t>To assess how perceptual performance is impacted by stimulus contrast, we devised a GO/NO-GO task in which head-fixed mice were trained to detect targets embedded in different contrast backgrounds. During each trial, the mouse was first presented with 3s of dynamic random chords (DRCs) of one contrast, after which a switch occurred, either to a higher or lower contrast background. At variable delays after the switch, broad-band target chords were superimposed on the background chords, and mice were trained to lick for a water reward upon hearing the target. Target trials were interleaved with noise-only trials, during which the mouse was trained to withhold licking, but would receive a 7s timeout if licking after the contrast switch (Figure 1a,b). To assess behavioral sensitivity to targets, we parametrically varied target volume in each contrast (Figure 1c, top panel) and to assess behavioral adaptation, we parametrically varied target timing (Figure 1c, bottom panel).</w:t>
        </w:r>
      </w:ins>
    </w:p>
    <w:p w14:paraId="124A04F5" w14:textId="7B8AF6F8" w:rsidR="00C41270" w:rsidRDefault="00C41270" w:rsidP="00C41270">
      <w:pPr>
        <w:jc w:val="both"/>
        <w:rPr>
          <w:moveTo w:id="93" w:author="Microsoft Office User" w:date="2021-04-28T11:17:00Z"/>
          <w:rFonts w:ascii="Arial" w:eastAsia="Times New Roman" w:hAnsi="Arial" w:cs="Arial"/>
          <w:color w:val="000000"/>
          <w:sz w:val="22"/>
          <w:szCs w:val="22"/>
        </w:rPr>
      </w:pPr>
      <w:moveTo w:id="94" w:author="Microsoft Office User" w:date="2021-04-28T11:17:00Z">
        <w:r>
          <w:rPr>
            <w:rFonts w:ascii="Arial" w:eastAsia="Times New Roman" w:hAnsi="Arial" w:cs="Arial"/>
            <w:color w:val="000000"/>
            <w:sz w:val="22"/>
            <w:szCs w:val="22"/>
          </w:rPr>
          <w:tab/>
          <w:t xml:space="preserve">To build an intuition for the effects of contrast gain control on target detectability, we simulated a neuron designed to estimate the </w:t>
        </w:r>
        <w:del w:id="95" w:author="Microsoft Office User" w:date="2021-04-28T11:24:00Z">
          <w:r w:rsidDel="00C41270">
            <w:rPr>
              <w:rFonts w:ascii="Arial" w:eastAsia="Times New Roman" w:hAnsi="Arial" w:cs="Arial"/>
              <w:color w:val="000000"/>
              <w:sz w:val="22"/>
              <w:szCs w:val="22"/>
            </w:rPr>
            <w:delText>variance (aka. contrast)</w:delText>
          </w:r>
        </w:del>
      </w:moveTo>
      <w:ins w:id="96" w:author="Microsoft Office User" w:date="2021-04-28T11:24:00Z">
        <w:r>
          <w:rPr>
            <w:rFonts w:ascii="Arial" w:eastAsia="Times New Roman" w:hAnsi="Arial" w:cs="Arial"/>
            <w:color w:val="000000"/>
            <w:sz w:val="22"/>
            <w:szCs w:val="22"/>
          </w:rPr>
          <w:t>contrast</w:t>
        </w:r>
      </w:ins>
      <w:moveTo w:id="97" w:author="Microsoft Office User" w:date="2021-04-28T11:17:00Z">
        <w:r>
          <w:rPr>
            <w:rFonts w:ascii="Arial" w:eastAsia="Times New Roman" w:hAnsi="Arial" w:cs="Arial"/>
            <w:color w:val="000000"/>
            <w:sz w:val="22"/>
            <w:szCs w:val="22"/>
          </w:rPr>
          <w:t xml:space="preserve"> of the recent stimulus by adjusting the gain of its nonlinearity. A detailed description of the model is provided in the methods, but briefly: 1) at each timestep, a stimulus which varied in contrast over time generated stochastic spikes in the model neuron, 2) based on this spiking activity, the variance of the stimulus in a brief window before the current timestep is estimated, 3) the variance estimate error is then fed back to the model neuron and the neuron updates its gain to improve the estimate (Figure </w:t>
        </w:r>
        <w:del w:id="98" w:author="Microsoft Office User" w:date="2021-04-28T11:25:00Z">
          <w:r w:rsidDel="00C41270">
            <w:rPr>
              <w:rFonts w:ascii="Arial" w:eastAsia="Times New Roman" w:hAnsi="Arial" w:cs="Arial"/>
              <w:color w:val="000000"/>
              <w:sz w:val="22"/>
              <w:szCs w:val="22"/>
            </w:rPr>
            <w:delText>2a</w:delText>
          </w:r>
        </w:del>
      </w:moveTo>
      <w:ins w:id="99" w:author="Microsoft Office User" w:date="2021-04-28T11:25:00Z">
        <w:r>
          <w:rPr>
            <w:rFonts w:ascii="Arial" w:eastAsia="Times New Roman" w:hAnsi="Arial" w:cs="Arial"/>
            <w:color w:val="000000"/>
            <w:sz w:val="22"/>
            <w:szCs w:val="22"/>
          </w:rPr>
          <w:t>1d</w:t>
        </w:r>
      </w:ins>
      <w:moveTo w:id="100" w:author="Microsoft Office User" w:date="2021-04-28T11:17:00Z">
        <w:r>
          <w:rPr>
            <w:rFonts w:ascii="Arial" w:eastAsia="Times New Roman" w:hAnsi="Arial" w:cs="Arial"/>
            <w:color w:val="000000"/>
            <w:sz w:val="22"/>
            <w:szCs w:val="22"/>
          </w:rPr>
          <w:t xml:space="preserve">, panels 1-3). We find that the timescale of gain control in this model has a few key features: 1) gain decreases after a switch from low-to-high contrast and vice-versa from high-to-low contrast, and, 2) gain adaptation times are asymmetric, adapting faster for high contrast than low contrast, as indicated by the time taken to reach half of the range of each curve (Figure </w:t>
        </w:r>
        <w:del w:id="101" w:author="Microsoft Office User" w:date="2021-04-28T11:25:00Z">
          <w:r w:rsidDel="00C41270">
            <w:rPr>
              <w:rFonts w:ascii="Arial" w:eastAsia="Times New Roman" w:hAnsi="Arial" w:cs="Arial"/>
              <w:color w:val="000000"/>
              <w:sz w:val="22"/>
              <w:szCs w:val="22"/>
            </w:rPr>
            <w:delText>2</w:delText>
          </w:r>
        </w:del>
      </w:moveTo>
      <w:ins w:id="102" w:author="Microsoft Office User" w:date="2021-04-28T11:25:00Z">
        <w:r>
          <w:rPr>
            <w:rFonts w:ascii="Arial" w:eastAsia="Times New Roman" w:hAnsi="Arial" w:cs="Arial"/>
            <w:color w:val="000000"/>
            <w:sz w:val="22"/>
            <w:szCs w:val="22"/>
          </w:rPr>
          <w:t>1d</w:t>
        </w:r>
      </w:ins>
      <w:moveTo w:id="103" w:author="Microsoft Office User" w:date="2021-04-28T11:17:00Z">
        <w:del w:id="104" w:author="Microsoft Office User" w:date="2021-04-28T11:25:00Z">
          <w:r w:rsidDel="00C41270">
            <w:rPr>
              <w:rFonts w:ascii="Arial" w:eastAsia="Times New Roman" w:hAnsi="Arial" w:cs="Arial"/>
              <w:color w:val="000000"/>
              <w:sz w:val="22"/>
              <w:szCs w:val="22"/>
            </w:rPr>
            <w:delText>a</w:delText>
          </w:r>
        </w:del>
        <w:r>
          <w:rPr>
            <w:rFonts w:ascii="Arial" w:eastAsia="Times New Roman" w:hAnsi="Arial" w:cs="Arial"/>
            <w:color w:val="000000"/>
            <w:sz w:val="22"/>
            <w:szCs w:val="22"/>
          </w:rPr>
          <w:t>, panel 4).</w:t>
        </w:r>
      </w:moveTo>
    </w:p>
    <w:p w14:paraId="3CACEAFE" w14:textId="61CDDEA2" w:rsidR="00C41270" w:rsidDel="005A3A78" w:rsidRDefault="00C41270" w:rsidP="00C41270">
      <w:pPr>
        <w:jc w:val="both"/>
        <w:rPr>
          <w:del w:id="105" w:author="Microsoft Office User" w:date="2021-04-28T11:27:00Z"/>
          <w:moveTo w:id="106" w:author="Microsoft Office User" w:date="2021-04-28T11:17:00Z"/>
          <w:rFonts w:ascii="Arial" w:eastAsia="Times New Roman" w:hAnsi="Arial" w:cs="Arial"/>
          <w:color w:val="000000"/>
          <w:sz w:val="22"/>
          <w:szCs w:val="22"/>
        </w:rPr>
      </w:pPr>
      <w:moveTo w:id="107" w:author="Microsoft Office User" w:date="2021-04-28T11:17:00Z">
        <w:r>
          <w:rPr>
            <w:rFonts w:ascii="Arial" w:eastAsia="Times New Roman" w:hAnsi="Arial" w:cs="Arial"/>
            <w:color w:val="000000"/>
            <w:sz w:val="22"/>
            <w:szCs w:val="22"/>
          </w:rPr>
          <w:tab/>
          <w:t xml:space="preserve">Using this framework for efficient coding of stimulus contrast, we simulated how well the model can detect targets added to this fluctuating background. By varying the target mean in each contrast, we observed that in low contrast, the model is more sensitive to changes in volume, as indicated by the steeper slope, and has lower detection thresholds compared to high contrast (Figure </w:t>
        </w:r>
        <w:del w:id="108" w:author="Microsoft Office User" w:date="2021-04-28T11:26:00Z">
          <w:r w:rsidDel="00C41270">
            <w:rPr>
              <w:rFonts w:ascii="Arial" w:eastAsia="Times New Roman" w:hAnsi="Arial" w:cs="Arial"/>
              <w:color w:val="000000"/>
              <w:sz w:val="22"/>
              <w:szCs w:val="22"/>
            </w:rPr>
            <w:delText>2</w:delText>
          </w:r>
        </w:del>
      </w:moveTo>
      <w:ins w:id="109" w:author="Microsoft Office User" w:date="2021-04-28T11:26:00Z">
        <w:r>
          <w:rPr>
            <w:rFonts w:ascii="Arial" w:eastAsia="Times New Roman" w:hAnsi="Arial" w:cs="Arial"/>
            <w:color w:val="000000"/>
            <w:sz w:val="22"/>
            <w:szCs w:val="22"/>
          </w:rPr>
          <w:t>1</w:t>
        </w:r>
      </w:ins>
      <w:moveTo w:id="110" w:author="Microsoft Office User" w:date="2021-04-28T11:17:00Z">
        <w:del w:id="111" w:author="Microsoft Office User" w:date="2021-04-28T11:26:00Z">
          <w:r w:rsidDel="00C41270">
            <w:rPr>
              <w:rFonts w:ascii="Arial" w:eastAsia="Times New Roman" w:hAnsi="Arial" w:cs="Arial"/>
              <w:color w:val="000000"/>
              <w:sz w:val="22"/>
              <w:szCs w:val="22"/>
            </w:rPr>
            <w:delText>b</w:delText>
          </w:r>
        </w:del>
      </w:moveTo>
      <w:ins w:id="112" w:author="Microsoft Office User" w:date="2021-04-28T11:26:00Z">
        <w:r>
          <w:rPr>
            <w:rFonts w:ascii="Arial" w:eastAsia="Times New Roman" w:hAnsi="Arial" w:cs="Arial"/>
            <w:color w:val="000000"/>
            <w:sz w:val="22"/>
            <w:szCs w:val="22"/>
          </w:rPr>
          <w:t>e</w:t>
        </w:r>
      </w:ins>
      <w:moveTo w:id="113" w:author="Microsoft Office User" w:date="2021-04-28T11:17:00Z">
        <w:r>
          <w:rPr>
            <w:rFonts w:ascii="Arial" w:eastAsia="Times New Roman" w:hAnsi="Arial" w:cs="Arial"/>
            <w:color w:val="000000"/>
            <w:sz w:val="22"/>
            <w:szCs w:val="22"/>
          </w:rPr>
          <w:t xml:space="preserve">). Additionally, when holding target volume fixed and varying target time relative to the switch, we see target detection adaptation in line with model gain adaptation (as mentioned in Figure </w:t>
        </w:r>
        <w:del w:id="114" w:author="Microsoft Office User" w:date="2021-04-28T11:26:00Z">
          <w:r w:rsidDel="00C41270">
            <w:rPr>
              <w:rFonts w:ascii="Arial" w:eastAsia="Times New Roman" w:hAnsi="Arial" w:cs="Arial"/>
              <w:color w:val="000000"/>
              <w:sz w:val="22"/>
              <w:szCs w:val="22"/>
            </w:rPr>
            <w:delText>2</w:delText>
          </w:r>
        </w:del>
      </w:moveTo>
      <w:ins w:id="115" w:author="Microsoft Office User" w:date="2021-04-28T11:26:00Z">
        <w:r>
          <w:rPr>
            <w:rFonts w:ascii="Arial" w:eastAsia="Times New Roman" w:hAnsi="Arial" w:cs="Arial"/>
            <w:color w:val="000000"/>
            <w:sz w:val="22"/>
            <w:szCs w:val="22"/>
          </w:rPr>
          <w:t>1</w:t>
        </w:r>
      </w:ins>
      <w:moveTo w:id="116" w:author="Microsoft Office User" w:date="2021-04-28T11:17:00Z">
        <w:del w:id="117" w:author="Microsoft Office User" w:date="2021-04-28T11:26:00Z">
          <w:r w:rsidDel="00C41270">
            <w:rPr>
              <w:rFonts w:ascii="Arial" w:eastAsia="Times New Roman" w:hAnsi="Arial" w:cs="Arial"/>
              <w:color w:val="000000"/>
              <w:sz w:val="22"/>
              <w:szCs w:val="22"/>
            </w:rPr>
            <w:delText>a</w:delText>
          </w:r>
        </w:del>
      </w:moveTo>
      <w:ins w:id="118" w:author="Microsoft Office User" w:date="2021-04-28T11:26:00Z">
        <w:r>
          <w:rPr>
            <w:rFonts w:ascii="Arial" w:eastAsia="Times New Roman" w:hAnsi="Arial" w:cs="Arial"/>
            <w:color w:val="000000"/>
            <w:sz w:val="22"/>
            <w:szCs w:val="22"/>
          </w:rPr>
          <w:t>d</w:t>
        </w:r>
      </w:ins>
      <w:moveTo w:id="119" w:author="Microsoft Office User" w:date="2021-04-28T11:17:00Z">
        <w:r>
          <w:rPr>
            <w:rFonts w:ascii="Arial" w:eastAsia="Times New Roman" w:hAnsi="Arial" w:cs="Arial"/>
            <w:color w:val="000000"/>
            <w:sz w:val="22"/>
            <w:szCs w:val="22"/>
          </w:rPr>
          <w:t xml:space="preserve">, panel 4). Specifically, after a low-to-high contrast switch, targets are readily discriminable from noise, and this discriminability decreases as gain decreases, while after a high-to-low contrast switch, we see the opposite trend (Figure </w:t>
        </w:r>
        <w:del w:id="120" w:author="Microsoft Office User" w:date="2021-04-28T11:26:00Z">
          <w:r w:rsidDel="00C41270">
            <w:rPr>
              <w:rFonts w:ascii="Arial" w:eastAsia="Times New Roman" w:hAnsi="Arial" w:cs="Arial"/>
              <w:color w:val="000000"/>
              <w:sz w:val="22"/>
              <w:szCs w:val="22"/>
            </w:rPr>
            <w:delText>2</w:delText>
          </w:r>
        </w:del>
      </w:moveTo>
      <w:ins w:id="121" w:author="Microsoft Office User" w:date="2021-04-28T11:26:00Z">
        <w:r>
          <w:rPr>
            <w:rFonts w:ascii="Arial" w:eastAsia="Times New Roman" w:hAnsi="Arial" w:cs="Arial"/>
            <w:color w:val="000000"/>
            <w:sz w:val="22"/>
            <w:szCs w:val="22"/>
          </w:rPr>
          <w:t>1</w:t>
        </w:r>
      </w:ins>
      <w:moveTo w:id="122" w:author="Microsoft Office User" w:date="2021-04-28T11:17:00Z">
        <w:del w:id="123" w:author="Microsoft Office User" w:date="2021-04-28T11:26:00Z">
          <w:r w:rsidDel="00C41270">
            <w:rPr>
              <w:rFonts w:ascii="Arial" w:eastAsia="Times New Roman" w:hAnsi="Arial" w:cs="Arial"/>
              <w:color w:val="000000"/>
              <w:sz w:val="22"/>
              <w:szCs w:val="22"/>
            </w:rPr>
            <w:delText>c</w:delText>
          </w:r>
        </w:del>
      </w:moveTo>
      <w:ins w:id="124" w:author="Microsoft Office User" w:date="2021-04-28T11:26:00Z">
        <w:r>
          <w:rPr>
            <w:rFonts w:ascii="Arial" w:eastAsia="Times New Roman" w:hAnsi="Arial" w:cs="Arial"/>
            <w:color w:val="000000"/>
            <w:sz w:val="22"/>
            <w:szCs w:val="22"/>
          </w:rPr>
          <w:t>f</w:t>
        </w:r>
      </w:ins>
      <w:moveTo w:id="125" w:author="Microsoft Office User" w:date="2021-04-28T11:17:00Z">
        <w:r>
          <w:rPr>
            <w:rFonts w:ascii="Arial" w:eastAsia="Times New Roman" w:hAnsi="Arial" w:cs="Arial"/>
            <w:color w:val="000000"/>
            <w:sz w:val="22"/>
            <w:szCs w:val="22"/>
          </w:rPr>
          <w:t xml:space="preserve">). </w:t>
        </w:r>
        <w:del w:id="126" w:author="Microsoft Office User" w:date="2021-04-28T11:26:00Z">
          <w:r w:rsidDel="00C41270">
            <w:rPr>
              <w:rFonts w:ascii="Arial" w:eastAsia="Times New Roman" w:hAnsi="Arial" w:cs="Arial"/>
              <w:color w:val="000000"/>
              <w:sz w:val="22"/>
              <w:szCs w:val="22"/>
            </w:rPr>
            <w:delText>We next</w:delText>
          </w:r>
        </w:del>
      </w:moveTo>
      <w:ins w:id="127" w:author="Microsoft Office User" w:date="2021-04-28T11:26:00Z">
        <w:r>
          <w:rPr>
            <w:rFonts w:ascii="Arial" w:eastAsia="Times New Roman" w:hAnsi="Arial" w:cs="Arial"/>
            <w:color w:val="000000"/>
            <w:sz w:val="22"/>
            <w:szCs w:val="22"/>
          </w:rPr>
          <w:t>Next, we</w:t>
        </w:r>
      </w:ins>
      <w:moveTo w:id="128" w:author="Microsoft Office User" w:date="2021-04-28T11:17:00Z">
        <w:r>
          <w:rPr>
            <w:rFonts w:ascii="Arial" w:eastAsia="Times New Roman" w:hAnsi="Arial" w:cs="Arial"/>
            <w:color w:val="000000"/>
            <w:sz w:val="22"/>
            <w:szCs w:val="22"/>
          </w:rPr>
          <w:t xml:space="preserve"> tested these two predictions, 1) increased performance in low contrast, and, 2), stereotyped adaptation of target detection performance in each contrast in behaving mice.</w:t>
        </w:r>
      </w:moveTo>
    </w:p>
    <w:p w14:paraId="50BFF0C2" w14:textId="6EA8AF38" w:rsidR="00C41270" w:rsidDel="005A3A78" w:rsidRDefault="00C41270" w:rsidP="00C41270">
      <w:pPr>
        <w:jc w:val="both"/>
        <w:rPr>
          <w:del w:id="129" w:author="Microsoft Office User" w:date="2021-04-28T11:27:00Z"/>
          <w:moveTo w:id="130" w:author="Microsoft Office User" w:date="2021-04-28T11:17:00Z"/>
          <w:rFonts w:ascii="Arial" w:eastAsia="Times New Roman" w:hAnsi="Arial" w:cs="Arial"/>
          <w:color w:val="000000"/>
          <w:sz w:val="22"/>
          <w:szCs w:val="22"/>
        </w:rPr>
      </w:pPr>
      <w:moveTo w:id="131" w:author="Microsoft Office User" w:date="2021-04-28T11:17:00Z">
        <w:del w:id="132" w:author="Microsoft Office User" w:date="2021-04-28T11:27:00Z">
          <w:r w:rsidDel="005A3A78">
            <w:rPr>
              <w:rFonts w:ascii="Arial" w:eastAsia="Times New Roman" w:hAnsi="Arial" w:cs="Arial"/>
              <w:color w:val="000000"/>
              <w:sz w:val="22"/>
              <w:szCs w:val="22"/>
            </w:rPr>
            <w:tab/>
            <w:delText>Using psychometric testing, we found that behaving mice were more sensitive to target volume in low contrast, demonstrating significantly lower target thresholds in low contrast (Figure 2d, middle panel; p&lt;0.01, paired t-test, n=4), and significantly steeper slopes in low contrast (Figure 2d, right panel; p&lt;.05, paired t-test, n=4). We also observed behavioral time-courses consistent with our model: in high contrast, mice initially were able to detect targets with high accuracy which fell off over time, while in low contrast we observed increasing detection rates over time (Figure 2e, left panel). By fitting each mouse’s adaptation time-course with an exponential function and comparing time constants for each contrast, we also found that behavioral adaptation is significantly faster in high contrast (Figure 2e, right panel; p &lt; 0.05, paired t-test, n = 13).</w:delText>
          </w:r>
        </w:del>
      </w:moveTo>
    </w:p>
    <w:moveToRangeEnd w:id="85"/>
    <w:p w14:paraId="5546EE1B" w14:textId="77777777" w:rsidR="00C41270" w:rsidRDefault="00C41270" w:rsidP="000A7884">
      <w:pPr>
        <w:jc w:val="both"/>
        <w:rPr>
          <w:ins w:id="133" w:author="Microsoft Office User" w:date="2021-04-28T11:17:00Z"/>
          <w:rFonts w:ascii="Arial" w:eastAsia="Times New Roman" w:hAnsi="Arial" w:cs="Arial"/>
          <w:i/>
          <w:iCs/>
          <w:color w:val="000000"/>
          <w:sz w:val="22"/>
          <w:szCs w:val="22"/>
        </w:rPr>
      </w:pPr>
    </w:p>
    <w:p w14:paraId="7FD6FA7C" w14:textId="77777777" w:rsidR="00C41270" w:rsidRDefault="00C41270" w:rsidP="000A7884">
      <w:pPr>
        <w:jc w:val="both"/>
        <w:rPr>
          <w:ins w:id="134" w:author="Microsoft Office User" w:date="2021-04-28T11:17:00Z"/>
          <w:rFonts w:ascii="Arial" w:eastAsia="Times New Roman" w:hAnsi="Arial" w:cs="Arial"/>
          <w:i/>
          <w:iCs/>
          <w:color w:val="000000"/>
          <w:sz w:val="22"/>
          <w:szCs w:val="22"/>
        </w:rPr>
      </w:pPr>
    </w:p>
    <w:p w14:paraId="18FCA198" w14:textId="5DF0F43F" w:rsidR="008A0AA7" w:rsidRPr="002E626F" w:rsidRDefault="008A0AA7"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Mouse behavioral detection is modulated by background contrast.</w:t>
      </w:r>
    </w:p>
    <w:p w14:paraId="2ECFFDEA" w14:textId="7A9163D5" w:rsidR="008A0AA7" w:rsidDel="00C41270" w:rsidRDefault="008A0AA7" w:rsidP="000A7884">
      <w:pPr>
        <w:ind w:firstLine="720"/>
        <w:jc w:val="both"/>
        <w:rPr>
          <w:del w:id="135" w:author="Microsoft Office User" w:date="2021-04-28T11:23:00Z"/>
          <w:rFonts w:ascii="Arial" w:eastAsia="Times New Roman" w:hAnsi="Arial" w:cs="Arial"/>
          <w:color w:val="000000"/>
          <w:sz w:val="22"/>
          <w:szCs w:val="22"/>
        </w:rPr>
      </w:pPr>
      <w:del w:id="136" w:author="Microsoft Office User" w:date="2021-04-28T11:23:00Z">
        <w:r w:rsidDel="00C41270">
          <w:rPr>
            <w:rFonts w:ascii="Arial" w:eastAsia="Times New Roman" w:hAnsi="Arial" w:cs="Arial"/>
            <w:color w:val="000000"/>
            <w:sz w:val="22"/>
            <w:szCs w:val="22"/>
          </w:rPr>
          <w:delText>To assess how perceptual performance is impacted by stimulus contrast, we devised a GO/NO-GO task in which head-fixed mice were trained to detect targets embedded in different contrast backgrounds. During each trial, the mouse was first presented with 3s of dynamic random chords</w:delText>
        </w:r>
        <w:r w:rsidR="00E10A1D" w:rsidDel="00C41270">
          <w:rPr>
            <w:rFonts w:ascii="Arial" w:eastAsia="Times New Roman" w:hAnsi="Arial" w:cs="Arial"/>
            <w:color w:val="000000"/>
            <w:sz w:val="22"/>
            <w:szCs w:val="22"/>
          </w:rPr>
          <w:delText xml:space="preserve"> (DRCs)</w:delText>
        </w:r>
        <w:r w:rsidDel="00C41270">
          <w:rPr>
            <w:rFonts w:ascii="Arial" w:eastAsia="Times New Roman" w:hAnsi="Arial" w:cs="Arial"/>
            <w:color w:val="000000"/>
            <w:sz w:val="22"/>
            <w:szCs w:val="22"/>
          </w:rPr>
          <w:delText xml:space="preserve"> of one contrast, after which a switch occurred, either to a higher or lower contrast background. At variable delays after the switch, broad-band target chords were superimposed on the background chords, and mice were trained to lick for a water reward upon hearing the target. Target trials were interleaved with noise-only trials, during which the mouse was trained to withhold licking, but would receive a 7s timeout if licking after the contrast switch (</w:delText>
        </w:r>
        <w:r w:rsidR="0068329E" w:rsidDel="00C41270">
          <w:rPr>
            <w:rFonts w:ascii="Arial" w:eastAsia="Times New Roman" w:hAnsi="Arial" w:cs="Arial"/>
            <w:color w:val="000000"/>
            <w:sz w:val="22"/>
            <w:szCs w:val="22"/>
          </w:rPr>
          <w:delText>Figure 1a,b). To assess behavioral sensitivity to targets, we parametrically varied target volume in each contrast (Figure 1</w:delText>
        </w:r>
        <w:r w:rsidR="008855F0" w:rsidDel="00C41270">
          <w:rPr>
            <w:rFonts w:ascii="Arial" w:eastAsia="Times New Roman" w:hAnsi="Arial" w:cs="Arial"/>
            <w:color w:val="000000"/>
            <w:sz w:val="22"/>
            <w:szCs w:val="22"/>
          </w:rPr>
          <w:delText>c</w:delText>
        </w:r>
        <w:r w:rsidR="0068329E" w:rsidDel="00C41270">
          <w:rPr>
            <w:rFonts w:ascii="Arial" w:eastAsia="Times New Roman" w:hAnsi="Arial" w:cs="Arial"/>
            <w:color w:val="000000"/>
            <w:sz w:val="22"/>
            <w:szCs w:val="22"/>
          </w:rPr>
          <w:delText>, top panel) and to assess behavioral adaptation, we parametrically varied target timing (Figure 1</w:delText>
        </w:r>
        <w:r w:rsidR="008855F0" w:rsidDel="00C41270">
          <w:rPr>
            <w:rFonts w:ascii="Arial" w:eastAsia="Times New Roman" w:hAnsi="Arial" w:cs="Arial"/>
            <w:color w:val="000000"/>
            <w:sz w:val="22"/>
            <w:szCs w:val="22"/>
          </w:rPr>
          <w:delText>c</w:delText>
        </w:r>
        <w:r w:rsidR="0068329E" w:rsidDel="00C41270">
          <w:rPr>
            <w:rFonts w:ascii="Arial" w:eastAsia="Times New Roman" w:hAnsi="Arial" w:cs="Arial"/>
            <w:color w:val="000000"/>
            <w:sz w:val="22"/>
            <w:szCs w:val="22"/>
          </w:rPr>
          <w:delText>, bottom panel).</w:delText>
        </w:r>
      </w:del>
    </w:p>
    <w:p w14:paraId="49A4FCD2" w14:textId="32AAA7EB" w:rsidR="00C41270" w:rsidRDefault="0068329E" w:rsidP="00C41270">
      <w:pPr>
        <w:ind w:firstLine="720"/>
        <w:jc w:val="both"/>
        <w:rPr>
          <w:ins w:id="137" w:author="Microsoft Office User" w:date="2021-04-28T11:27:00Z"/>
          <w:rFonts w:ascii="Arial" w:eastAsia="Times New Roman" w:hAnsi="Arial" w:cs="Arial"/>
          <w:color w:val="000000"/>
          <w:sz w:val="22"/>
          <w:szCs w:val="22"/>
        </w:rPr>
      </w:pPr>
      <w:r>
        <w:rPr>
          <w:rFonts w:ascii="Arial" w:eastAsia="Times New Roman" w:hAnsi="Arial" w:cs="Arial"/>
          <w:color w:val="000000"/>
          <w:sz w:val="22"/>
          <w:szCs w:val="22"/>
        </w:rPr>
        <w:t xml:space="preserve">Mice learned this task reliably, typically reaching criterion performance of 80% correct within 2-3 weeks in either contrast and </w:t>
      </w:r>
      <w:del w:id="138" w:author="Microsoft Office User" w:date="2021-04-28T11:28:00Z">
        <w:r w:rsidDel="005A3A78">
          <w:rPr>
            <w:rFonts w:ascii="Arial" w:eastAsia="Times New Roman" w:hAnsi="Arial" w:cs="Arial"/>
            <w:color w:val="000000"/>
            <w:sz w:val="22"/>
            <w:szCs w:val="22"/>
          </w:rPr>
          <w:delText xml:space="preserve">stably </w:delText>
        </w:r>
      </w:del>
      <w:r>
        <w:rPr>
          <w:rFonts w:ascii="Arial" w:eastAsia="Times New Roman" w:hAnsi="Arial" w:cs="Arial"/>
          <w:color w:val="000000"/>
          <w:sz w:val="22"/>
          <w:szCs w:val="22"/>
        </w:rPr>
        <w:t xml:space="preserve">performed this task for many weeks </w:t>
      </w:r>
      <w:commentRangeStart w:id="139"/>
      <w:r>
        <w:rPr>
          <w:rFonts w:ascii="Arial" w:eastAsia="Times New Roman" w:hAnsi="Arial" w:cs="Arial"/>
          <w:color w:val="000000"/>
          <w:sz w:val="22"/>
          <w:szCs w:val="22"/>
        </w:rPr>
        <w:t xml:space="preserve">(Figure </w:t>
      </w:r>
      <w:del w:id="140" w:author="Microsoft Office User" w:date="2021-04-28T11:27:00Z">
        <w:r w:rsidDel="005A3A78">
          <w:rPr>
            <w:rFonts w:ascii="Arial" w:eastAsia="Times New Roman" w:hAnsi="Arial" w:cs="Arial"/>
            <w:color w:val="000000"/>
            <w:sz w:val="22"/>
            <w:szCs w:val="22"/>
          </w:rPr>
          <w:delText>1</w:delText>
        </w:r>
        <w:r w:rsidR="008855F0" w:rsidDel="005A3A78">
          <w:rPr>
            <w:rFonts w:ascii="Arial" w:eastAsia="Times New Roman" w:hAnsi="Arial" w:cs="Arial"/>
            <w:color w:val="000000"/>
            <w:sz w:val="22"/>
            <w:szCs w:val="22"/>
          </w:rPr>
          <w:delText>d</w:delText>
        </w:r>
      </w:del>
      <w:ins w:id="141" w:author="Microsoft Office User" w:date="2021-04-28T11:27:00Z">
        <w:r w:rsidR="005A3A78">
          <w:rPr>
            <w:rFonts w:ascii="Arial" w:eastAsia="Times New Roman" w:hAnsi="Arial" w:cs="Arial"/>
            <w:color w:val="000000"/>
            <w:sz w:val="22"/>
            <w:szCs w:val="22"/>
          </w:rPr>
          <w:t>2a</w:t>
        </w:r>
      </w:ins>
      <w:r>
        <w:rPr>
          <w:rFonts w:ascii="Arial" w:eastAsia="Times New Roman" w:hAnsi="Arial" w:cs="Arial"/>
          <w:color w:val="000000"/>
          <w:sz w:val="22"/>
          <w:szCs w:val="22"/>
        </w:rPr>
        <w:t xml:space="preserve">). </w:t>
      </w:r>
      <w:commentRangeEnd w:id="139"/>
      <w:r w:rsidR="00F324DD">
        <w:rPr>
          <w:rStyle w:val="CommentReference"/>
        </w:rPr>
        <w:commentReference w:id="139"/>
      </w:r>
      <w:r>
        <w:rPr>
          <w:rFonts w:ascii="Arial" w:eastAsia="Times New Roman" w:hAnsi="Arial" w:cs="Arial"/>
          <w:color w:val="000000"/>
          <w:sz w:val="22"/>
          <w:szCs w:val="22"/>
        </w:rPr>
        <w:t xml:space="preserve">In all of the mice we tested, we found that targets were easier to detect in low contrast, observing significantly lower detection thresholds in low contrast (p = 8.14e-14, paired t-test, n = 21, Figure </w:t>
      </w:r>
      <w:del w:id="142" w:author="Microsoft Office User" w:date="2021-04-28T11:28:00Z">
        <w:r w:rsidDel="005A3A78">
          <w:rPr>
            <w:rFonts w:ascii="Arial" w:eastAsia="Times New Roman" w:hAnsi="Arial" w:cs="Arial"/>
            <w:color w:val="000000"/>
            <w:sz w:val="22"/>
            <w:szCs w:val="22"/>
          </w:rPr>
          <w:delText>1</w:delText>
        </w:r>
        <w:r w:rsidR="008855F0" w:rsidDel="005A3A78">
          <w:rPr>
            <w:rFonts w:ascii="Arial" w:eastAsia="Times New Roman" w:hAnsi="Arial" w:cs="Arial"/>
            <w:color w:val="000000"/>
            <w:sz w:val="22"/>
            <w:szCs w:val="22"/>
          </w:rPr>
          <w:delText>e</w:delText>
        </w:r>
      </w:del>
      <w:ins w:id="143" w:author="Microsoft Office User" w:date="2021-04-28T11:28:00Z">
        <w:r w:rsidR="005A3A78">
          <w:rPr>
            <w:rFonts w:ascii="Arial" w:eastAsia="Times New Roman" w:hAnsi="Arial" w:cs="Arial"/>
            <w:color w:val="000000"/>
            <w:sz w:val="22"/>
            <w:szCs w:val="22"/>
          </w:rPr>
          <w:t>2b</w:t>
        </w:r>
      </w:ins>
      <w:r>
        <w:rPr>
          <w:rFonts w:ascii="Arial" w:eastAsia="Times New Roman" w:hAnsi="Arial" w:cs="Arial"/>
          <w:color w:val="000000"/>
          <w:sz w:val="22"/>
          <w:szCs w:val="22"/>
        </w:rPr>
        <w:t>,</w:t>
      </w:r>
      <w:ins w:id="144" w:author="Microsoft Office User" w:date="2021-04-28T11:28:00Z">
        <w:r w:rsidR="005A3A78">
          <w:rPr>
            <w:rFonts w:ascii="Arial" w:eastAsia="Times New Roman" w:hAnsi="Arial" w:cs="Arial"/>
            <w:color w:val="000000"/>
            <w:sz w:val="22"/>
            <w:szCs w:val="22"/>
          </w:rPr>
          <w:t>c</w:t>
        </w:r>
      </w:ins>
      <w:del w:id="145" w:author="Microsoft Office User" w:date="2021-04-28T11:28:00Z">
        <w:r w:rsidR="008855F0" w:rsidDel="005A3A78">
          <w:rPr>
            <w:rFonts w:ascii="Arial" w:eastAsia="Times New Roman" w:hAnsi="Arial" w:cs="Arial"/>
            <w:color w:val="000000"/>
            <w:sz w:val="22"/>
            <w:szCs w:val="22"/>
          </w:rPr>
          <w:delText>f</w:delText>
        </w:r>
      </w:del>
      <w:r>
        <w:rPr>
          <w:rFonts w:ascii="Arial" w:eastAsia="Times New Roman" w:hAnsi="Arial" w:cs="Arial"/>
          <w:color w:val="000000"/>
          <w:sz w:val="22"/>
          <w:szCs w:val="22"/>
        </w:rPr>
        <w:t>).</w:t>
      </w:r>
      <w:del w:id="146" w:author="Microsoft Office User" w:date="2021-04-28T11:28:00Z">
        <w:r w:rsidDel="005A3A78">
          <w:rPr>
            <w:rFonts w:ascii="Arial" w:eastAsia="Times New Roman" w:hAnsi="Arial" w:cs="Arial"/>
            <w:color w:val="000000"/>
            <w:sz w:val="22"/>
            <w:szCs w:val="22"/>
          </w:rPr>
          <w:delText xml:space="preserve"> Additionally, detection thresholds decreased significantly with task exposure in high contrast (p = 0.02, linear regression, STATS), and showed a decreasing trend in low contrast (p = 0.10, linear regression, STATS), suggesting that mice improved </w:delText>
        </w:r>
        <w:r w:rsidR="002E626F" w:rsidDel="005A3A78">
          <w:rPr>
            <w:rFonts w:ascii="Arial" w:eastAsia="Times New Roman" w:hAnsi="Arial" w:cs="Arial"/>
            <w:color w:val="000000"/>
            <w:sz w:val="22"/>
            <w:szCs w:val="22"/>
          </w:rPr>
          <w:delText>became more sensitive to targets with exposure</w:delText>
        </w:r>
        <w:r w:rsidR="008855F0" w:rsidDel="005A3A78">
          <w:rPr>
            <w:rFonts w:ascii="Arial" w:eastAsia="Times New Roman" w:hAnsi="Arial" w:cs="Arial"/>
            <w:color w:val="000000"/>
            <w:sz w:val="22"/>
            <w:szCs w:val="22"/>
          </w:rPr>
          <w:delText xml:space="preserve"> (Figure 1g)</w:delText>
        </w:r>
        <w:r w:rsidR="002E626F" w:rsidDel="005A3A78">
          <w:rPr>
            <w:rFonts w:ascii="Arial" w:eastAsia="Times New Roman" w:hAnsi="Arial" w:cs="Arial"/>
            <w:color w:val="000000"/>
            <w:sz w:val="22"/>
            <w:szCs w:val="22"/>
          </w:rPr>
          <w:delText>.</w:delText>
        </w:r>
      </w:del>
    </w:p>
    <w:p w14:paraId="2531941B" w14:textId="72661C59" w:rsidR="005A3A78" w:rsidRDefault="005A3A78" w:rsidP="005A3A78">
      <w:pPr>
        <w:ind w:firstLine="360"/>
        <w:jc w:val="both"/>
        <w:rPr>
          <w:ins w:id="147" w:author="Microsoft Office User" w:date="2021-04-28T11:27:00Z"/>
          <w:rFonts w:ascii="Arial" w:eastAsia="Times New Roman" w:hAnsi="Arial" w:cs="Arial"/>
          <w:color w:val="000000"/>
          <w:sz w:val="22"/>
          <w:szCs w:val="22"/>
        </w:rPr>
        <w:pPrChange w:id="148" w:author="Microsoft Office User" w:date="2021-04-28T11:27:00Z">
          <w:pPr>
            <w:jc w:val="both"/>
          </w:pPr>
        </w:pPrChange>
      </w:pPr>
      <w:ins w:id="149" w:author="Microsoft Office User" w:date="2021-04-28T11:27:00Z">
        <w:r>
          <w:rPr>
            <w:rFonts w:ascii="Arial" w:eastAsia="Times New Roman" w:hAnsi="Arial" w:cs="Arial"/>
            <w:color w:val="000000"/>
            <w:sz w:val="22"/>
            <w:szCs w:val="22"/>
          </w:rPr>
          <w:t>Using psychometric testing, we found that behaving mice were more sensitive to target volume in low contrast, demonstrating significantly lower target thresholds in low contrast (Figure 2d</w:t>
        </w:r>
      </w:ins>
      <w:ins w:id="150" w:author="Microsoft Office User" w:date="2021-04-28T11:29:00Z">
        <w:r>
          <w:rPr>
            <w:rFonts w:ascii="Arial" w:eastAsia="Times New Roman" w:hAnsi="Arial" w:cs="Arial"/>
            <w:color w:val="000000"/>
            <w:sz w:val="22"/>
            <w:szCs w:val="22"/>
          </w:rPr>
          <w:t>,e</w:t>
        </w:r>
      </w:ins>
      <w:ins w:id="151" w:author="Microsoft Office User" w:date="2021-04-28T11:27:00Z">
        <w:r>
          <w:rPr>
            <w:rFonts w:ascii="Arial" w:eastAsia="Times New Roman" w:hAnsi="Arial" w:cs="Arial"/>
            <w:color w:val="000000"/>
            <w:sz w:val="22"/>
            <w:szCs w:val="22"/>
          </w:rPr>
          <w:t>; p&lt;0.01, paired t-test, n=4), and significantly steeper slopes in low contrast (Figure 2</w:t>
        </w:r>
      </w:ins>
      <w:ins w:id="152" w:author="Microsoft Office User" w:date="2021-04-28T11:29:00Z">
        <w:r>
          <w:rPr>
            <w:rFonts w:ascii="Arial" w:eastAsia="Times New Roman" w:hAnsi="Arial" w:cs="Arial"/>
            <w:color w:val="000000"/>
            <w:sz w:val="22"/>
            <w:szCs w:val="22"/>
          </w:rPr>
          <w:t>d,f</w:t>
        </w:r>
      </w:ins>
      <w:ins w:id="153" w:author="Microsoft Office User" w:date="2021-04-28T11:27:00Z">
        <w:r>
          <w:rPr>
            <w:rFonts w:ascii="Arial" w:eastAsia="Times New Roman" w:hAnsi="Arial" w:cs="Arial"/>
            <w:color w:val="000000"/>
            <w:sz w:val="22"/>
            <w:szCs w:val="22"/>
          </w:rPr>
          <w:t xml:space="preserve">; p&lt;.05, paired t-test, n=4). We also observed behavioral time-courses consistent with our model: in high contrast, </w:t>
        </w:r>
        <w:commentRangeStart w:id="154"/>
        <w:r>
          <w:rPr>
            <w:rFonts w:ascii="Arial" w:eastAsia="Times New Roman" w:hAnsi="Arial" w:cs="Arial"/>
            <w:color w:val="000000"/>
            <w:sz w:val="22"/>
            <w:szCs w:val="22"/>
          </w:rPr>
          <w:t xml:space="preserve">mice initially were able to detect targets with high accuracy which fell off over time, while in low contrast we observed increasing detection rates over time </w:t>
        </w:r>
      </w:ins>
      <w:commentRangeEnd w:id="154"/>
      <w:ins w:id="155" w:author="Microsoft Office User" w:date="2021-04-28T11:30:00Z">
        <w:r>
          <w:rPr>
            <w:rStyle w:val="CommentReference"/>
          </w:rPr>
          <w:commentReference w:id="154"/>
        </w:r>
      </w:ins>
      <w:ins w:id="156" w:author="Microsoft Office User" w:date="2021-04-28T11:27:00Z">
        <w:r>
          <w:rPr>
            <w:rFonts w:ascii="Arial" w:eastAsia="Times New Roman" w:hAnsi="Arial" w:cs="Arial"/>
            <w:color w:val="000000"/>
            <w:sz w:val="22"/>
            <w:szCs w:val="22"/>
          </w:rPr>
          <w:t>(Figure 2</w:t>
        </w:r>
      </w:ins>
      <w:ins w:id="157" w:author="Microsoft Office User" w:date="2021-04-28T11:30:00Z">
        <w:r>
          <w:rPr>
            <w:rFonts w:ascii="Arial" w:eastAsia="Times New Roman" w:hAnsi="Arial" w:cs="Arial"/>
            <w:color w:val="000000"/>
            <w:sz w:val="22"/>
            <w:szCs w:val="22"/>
          </w:rPr>
          <w:t>g</w:t>
        </w:r>
      </w:ins>
      <w:ins w:id="158" w:author="Microsoft Office User" w:date="2021-04-28T11:27:00Z">
        <w:r>
          <w:rPr>
            <w:rFonts w:ascii="Arial" w:eastAsia="Times New Roman" w:hAnsi="Arial" w:cs="Arial"/>
            <w:color w:val="000000"/>
            <w:sz w:val="22"/>
            <w:szCs w:val="22"/>
          </w:rPr>
          <w:t xml:space="preserve">). By fitting each mouse’s adaptation time-course with an exponential function and comparing time constants for each contrast, we also found that behavioral adaptation is significantly faster in high contrast </w:t>
        </w:r>
      </w:ins>
      <w:ins w:id="159" w:author="Microsoft Office User" w:date="2021-04-28T11:30:00Z">
        <w:r>
          <w:rPr>
            <w:rFonts w:ascii="Arial" w:eastAsia="Times New Roman" w:hAnsi="Arial" w:cs="Arial"/>
            <w:color w:val="000000"/>
            <w:sz w:val="22"/>
            <w:szCs w:val="22"/>
          </w:rPr>
          <w:t xml:space="preserve">compared to low contrast </w:t>
        </w:r>
      </w:ins>
      <w:ins w:id="160" w:author="Microsoft Office User" w:date="2021-04-28T11:27:00Z">
        <w:r>
          <w:rPr>
            <w:rFonts w:ascii="Arial" w:eastAsia="Times New Roman" w:hAnsi="Arial" w:cs="Arial"/>
            <w:color w:val="000000"/>
            <w:sz w:val="22"/>
            <w:szCs w:val="22"/>
          </w:rPr>
          <w:t>(Figure 2</w:t>
        </w:r>
      </w:ins>
      <w:ins w:id="161" w:author="Microsoft Office User" w:date="2021-04-28T11:30:00Z">
        <w:r>
          <w:rPr>
            <w:rFonts w:ascii="Arial" w:eastAsia="Times New Roman" w:hAnsi="Arial" w:cs="Arial"/>
            <w:color w:val="000000"/>
            <w:sz w:val="22"/>
            <w:szCs w:val="22"/>
          </w:rPr>
          <w:t>h</w:t>
        </w:r>
      </w:ins>
      <w:ins w:id="162" w:author="Microsoft Office User" w:date="2021-04-28T11:27:00Z">
        <w:r>
          <w:rPr>
            <w:rFonts w:ascii="Arial" w:eastAsia="Times New Roman" w:hAnsi="Arial" w:cs="Arial"/>
            <w:color w:val="000000"/>
            <w:sz w:val="22"/>
            <w:szCs w:val="22"/>
          </w:rPr>
          <w:t>; p &lt; 0.05, paired t-test, n = 13).</w:t>
        </w:r>
      </w:ins>
    </w:p>
    <w:p w14:paraId="3C79D7FF" w14:textId="77777777" w:rsidR="005A3A78" w:rsidRDefault="005A3A78" w:rsidP="00C41270">
      <w:pPr>
        <w:ind w:firstLine="720"/>
        <w:jc w:val="both"/>
        <w:rPr>
          <w:rFonts w:ascii="Arial" w:eastAsia="Times New Roman" w:hAnsi="Arial" w:cs="Arial"/>
          <w:color w:val="000000"/>
          <w:sz w:val="22"/>
          <w:szCs w:val="22"/>
        </w:rPr>
      </w:pPr>
    </w:p>
    <w:p w14:paraId="299EC68F" w14:textId="531D19F5" w:rsidR="002E626F" w:rsidDel="00C41270" w:rsidRDefault="00C41270" w:rsidP="000A7884">
      <w:pPr>
        <w:ind w:firstLine="720"/>
        <w:jc w:val="both"/>
        <w:rPr>
          <w:del w:id="163" w:author="Microsoft Office User" w:date="2021-04-28T11:17:00Z"/>
          <w:rFonts w:ascii="Arial" w:eastAsia="Times New Roman" w:hAnsi="Arial" w:cs="Arial"/>
          <w:color w:val="000000"/>
          <w:sz w:val="22"/>
          <w:szCs w:val="22"/>
        </w:rPr>
      </w:pPr>
      <w:ins w:id="164" w:author="Microsoft Office User" w:date="2021-04-27T17:03:00Z">
        <w:r w:rsidRPr="00060506">
          <w:rPr>
            <w:rFonts w:ascii="Arial" w:eastAsia="Times New Roman" w:hAnsi="Arial" w:cs="Arial"/>
            <w:color w:val="000000"/>
            <w:sz w:val="22"/>
            <w:szCs w:val="22"/>
          </w:rPr>
          <w:lastRenderedPageBreak/>
          <w:drawing>
            <wp:anchor distT="0" distB="0" distL="114300" distR="114300" simplePos="0" relativeHeight="251660288" behindDoc="0" locked="0" layoutInCell="1" allowOverlap="1" wp14:anchorId="688F15FA" wp14:editId="0566F8C7">
              <wp:simplePos x="0" y="0"/>
              <wp:positionH relativeFrom="column">
                <wp:posOffset>4445</wp:posOffset>
              </wp:positionH>
              <wp:positionV relativeFrom="paragraph">
                <wp:posOffset>577</wp:posOffset>
              </wp:positionV>
              <wp:extent cx="6748145" cy="2679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48145" cy="2679065"/>
                      </a:xfrm>
                      <a:prstGeom prst="rect">
                        <a:avLst/>
                      </a:prstGeom>
                    </pic:spPr>
                  </pic:pic>
                </a:graphicData>
              </a:graphic>
              <wp14:sizeRelH relativeFrom="margin">
                <wp14:pctWidth>0</wp14:pctWidth>
              </wp14:sizeRelH>
              <wp14:sizeRelV relativeFrom="margin">
                <wp14:pctHeight>0</wp14:pctHeight>
              </wp14:sizeRelV>
            </wp:anchor>
          </w:drawing>
        </w:r>
      </w:ins>
    </w:p>
    <w:p w14:paraId="4B3422E8" w14:textId="0E476DBB" w:rsidR="0068329E" w:rsidDel="00C41270" w:rsidRDefault="007D691E" w:rsidP="000A7884">
      <w:pPr>
        <w:jc w:val="both"/>
        <w:rPr>
          <w:moveFrom w:id="165" w:author="Microsoft Office User" w:date="2021-04-28T11:17:00Z"/>
          <w:rFonts w:ascii="Arial" w:eastAsia="Times New Roman" w:hAnsi="Arial" w:cs="Arial"/>
          <w:i/>
          <w:iCs/>
          <w:color w:val="000000"/>
          <w:sz w:val="22"/>
          <w:szCs w:val="22"/>
        </w:rPr>
      </w:pPr>
      <w:moveFromRangeStart w:id="166" w:author="Microsoft Office User" w:date="2021-04-28T11:17:00Z" w:name="move70501069"/>
      <w:commentRangeStart w:id="167"/>
      <w:moveFrom w:id="168" w:author="Microsoft Office User" w:date="2021-04-28T11:17:00Z">
        <w:r w:rsidDel="00C41270">
          <w:rPr>
            <w:rFonts w:ascii="Arial" w:eastAsia="Times New Roman" w:hAnsi="Arial" w:cs="Arial"/>
            <w:i/>
            <w:iCs/>
            <w:color w:val="000000"/>
            <w:sz w:val="22"/>
            <w:szCs w:val="22"/>
          </w:rPr>
          <w:t>A n</w:t>
        </w:r>
        <w:r w:rsidR="002E626F" w:rsidDel="00C41270">
          <w:rPr>
            <w:rFonts w:ascii="Arial" w:eastAsia="Times New Roman" w:hAnsi="Arial" w:cs="Arial"/>
            <w:i/>
            <w:iCs/>
            <w:color w:val="000000"/>
            <w:sz w:val="22"/>
            <w:szCs w:val="22"/>
          </w:rPr>
          <w:t xml:space="preserve">ormative model </w:t>
        </w:r>
        <w:commentRangeEnd w:id="167"/>
        <w:r w:rsidR="00F324DD" w:rsidDel="00C41270">
          <w:rPr>
            <w:rStyle w:val="CommentReference"/>
          </w:rPr>
          <w:commentReference w:id="167"/>
        </w:r>
        <w:r w:rsidR="002E626F" w:rsidDel="00C41270">
          <w:rPr>
            <w:rFonts w:ascii="Arial" w:eastAsia="Times New Roman" w:hAnsi="Arial" w:cs="Arial"/>
            <w:i/>
            <w:iCs/>
            <w:color w:val="000000"/>
            <w:sz w:val="22"/>
            <w:szCs w:val="22"/>
          </w:rPr>
          <w:t>for target detection during contrast gain control</w:t>
        </w:r>
        <w:r w:rsidDel="00C41270">
          <w:rPr>
            <w:rFonts w:ascii="Arial" w:eastAsia="Times New Roman" w:hAnsi="Arial" w:cs="Arial"/>
            <w:i/>
            <w:iCs/>
            <w:color w:val="000000"/>
            <w:sz w:val="22"/>
            <w:szCs w:val="22"/>
          </w:rPr>
          <w:t xml:space="preserve"> predicts behavioral performance.</w:t>
        </w:r>
      </w:moveFrom>
    </w:p>
    <w:p w14:paraId="2A2BF8A5" w14:textId="40348B46" w:rsidR="002E626F" w:rsidDel="00C41270" w:rsidRDefault="002E626F" w:rsidP="000A7884">
      <w:pPr>
        <w:jc w:val="both"/>
        <w:rPr>
          <w:moveFrom w:id="169" w:author="Microsoft Office User" w:date="2021-04-28T11:17:00Z"/>
          <w:rFonts w:ascii="Arial" w:eastAsia="Times New Roman" w:hAnsi="Arial" w:cs="Arial"/>
          <w:color w:val="000000"/>
          <w:sz w:val="22"/>
          <w:szCs w:val="22"/>
        </w:rPr>
      </w:pPr>
      <w:moveFrom w:id="170" w:author="Microsoft Office User" w:date="2021-04-28T11:17:00Z">
        <w:r w:rsidDel="00C41270">
          <w:rPr>
            <w:rFonts w:ascii="Arial" w:eastAsia="Times New Roman" w:hAnsi="Arial" w:cs="Arial"/>
            <w:color w:val="000000"/>
            <w:sz w:val="22"/>
            <w:szCs w:val="22"/>
          </w:rPr>
          <w:tab/>
          <w:t xml:space="preserve">To build an intuition for the effects of contrast gain control on target detectability, we simulated a neuron designed to estimate the variance (aka. contrast) of the recent stimulus by adjusting the gain of its nonlinearity. </w:t>
        </w:r>
        <w:r w:rsidR="00191F9B" w:rsidDel="00C41270">
          <w:rPr>
            <w:rFonts w:ascii="Arial" w:eastAsia="Times New Roman" w:hAnsi="Arial" w:cs="Arial"/>
            <w:color w:val="000000"/>
            <w:sz w:val="22"/>
            <w:szCs w:val="22"/>
          </w:rPr>
          <w:t>A detailed description of the model is provided in the methods, but b</w:t>
        </w:r>
        <w:r w:rsidDel="00C41270">
          <w:rPr>
            <w:rFonts w:ascii="Arial" w:eastAsia="Times New Roman" w:hAnsi="Arial" w:cs="Arial"/>
            <w:color w:val="000000"/>
            <w:sz w:val="22"/>
            <w:szCs w:val="22"/>
          </w:rPr>
          <w:t xml:space="preserve">riefly: 1) at each timestep, a stimulus which varied in contrast over time generated stochastic spikes in the model neuron, 2) based on this spiking activity, the variance of the stimulus in a brief window before the current timestep is estimated, 3) the variance estimate error is then fed back to the model neuron and the neuron updates its gain to improve the estimate (Figure </w:t>
        </w:r>
        <w:r w:rsidR="00191F9B" w:rsidDel="00C41270">
          <w:rPr>
            <w:rFonts w:ascii="Arial" w:eastAsia="Times New Roman" w:hAnsi="Arial" w:cs="Arial"/>
            <w:color w:val="000000"/>
            <w:sz w:val="22"/>
            <w:szCs w:val="22"/>
          </w:rPr>
          <w:t>2</w:t>
        </w:r>
        <w:r w:rsidDel="00C41270">
          <w:rPr>
            <w:rFonts w:ascii="Arial" w:eastAsia="Times New Roman" w:hAnsi="Arial" w:cs="Arial"/>
            <w:color w:val="000000"/>
            <w:sz w:val="22"/>
            <w:szCs w:val="22"/>
          </w:rPr>
          <w:t xml:space="preserve">a, </w:t>
        </w:r>
        <w:r w:rsidR="007D691E" w:rsidDel="00C41270">
          <w:rPr>
            <w:rFonts w:ascii="Arial" w:eastAsia="Times New Roman" w:hAnsi="Arial" w:cs="Arial"/>
            <w:color w:val="000000"/>
            <w:sz w:val="22"/>
            <w:szCs w:val="22"/>
          </w:rPr>
          <w:t>panels 1-3</w:t>
        </w:r>
        <w:r w:rsidDel="00C41270">
          <w:rPr>
            <w:rFonts w:ascii="Arial" w:eastAsia="Times New Roman" w:hAnsi="Arial" w:cs="Arial"/>
            <w:color w:val="000000"/>
            <w:sz w:val="22"/>
            <w:szCs w:val="22"/>
          </w:rPr>
          <w:t xml:space="preserve">). We find that the timescale of gain control in this model has a few key features: 1) </w:t>
        </w:r>
        <w:r w:rsidR="00F23BFC" w:rsidDel="00C41270">
          <w:rPr>
            <w:rFonts w:ascii="Arial" w:eastAsia="Times New Roman" w:hAnsi="Arial" w:cs="Arial"/>
            <w:color w:val="000000"/>
            <w:sz w:val="22"/>
            <w:szCs w:val="22"/>
          </w:rPr>
          <w:t xml:space="preserve">gain decreases after a switch from low-to-high contrast </w:t>
        </w:r>
        <w:r w:rsidR="007D691E" w:rsidDel="00C41270">
          <w:rPr>
            <w:rFonts w:ascii="Arial" w:eastAsia="Times New Roman" w:hAnsi="Arial" w:cs="Arial"/>
            <w:color w:val="000000"/>
            <w:sz w:val="22"/>
            <w:szCs w:val="22"/>
          </w:rPr>
          <w:t xml:space="preserve">and vice-versa from high-to-low contrast, and, 2) </w:t>
        </w:r>
        <w:r w:rsidR="00191F9B" w:rsidDel="00C41270">
          <w:rPr>
            <w:rFonts w:ascii="Arial" w:eastAsia="Times New Roman" w:hAnsi="Arial" w:cs="Arial"/>
            <w:color w:val="000000"/>
            <w:sz w:val="22"/>
            <w:szCs w:val="22"/>
          </w:rPr>
          <w:t>gain adaptation times are asymmetric, adapting faster for high contrast than low contrast, as indicated by the time taken to reach half of the range of each curve (Figure 2a, panel 4).</w:t>
        </w:r>
      </w:moveFrom>
    </w:p>
    <w:p w14:paraId="73EEAE07" w14:textId="74465E28" w:rsidR="00191F9B" w:rsidDel="00C41270" w:rsidRDefault="00191F9B" w:rsidP="000A7884">
      <w:pPr>
        <w:jc w:val="both"/>
        <w:rPr>
          <w:moveFrom w:id="171" w:author="Microsoft Office User" w:date="2021-04-28T11:17:00Z"/>
          <w:rFonts w:ascii="Arial" w:eastAsia="Times New Roman" w:hAnsi="Arial" w:cs="Arial"/>
          <w:color w:val="000000"/>
          <w:sz w:val="22"/>
          <w:szCs w:val="22"/>
        </w:rPr>
      </w:pPr>
      <w:moveFrom w:id="172" w:author="Microsoft Office User" w:date="2021-04-28T11:17:00Z">
        <w:r w:rsidDel="00C41270">
          <w:rPr>
            <w:rFonts w:ascii="Arial" w:eastAsia="Times New Roman" w:hAnsi="Arial" w:cs="Arial"/>
            <w:color w:val="000000"/>
            <w:sz w:val="22"/>
            <w:szCs w:val="22"/>
          </w:rPr>
          <w:tab/>
          <w:t xml:space="preserve">Using this framework for efficient coding of stimulus contrast, we simulated how well the model can detect targets added to this fluctuating background. By varying the target mean in each contrast, we observed that in low contrast, the model is more sensitive to changes in volume, as indicated by the steeper slope, and has lower detection thresholds compared to high contrast (Figure 2b). Additionally, when holding target volume fixed and varying target time relative to the switch, </w:t>
        </w:r>
        <w:r w:rsidR="00426E85" w:rsidDel="00C41270">
          <w:rPr>
            <w:rFonts w:ascii="Arial" w:eastAsia="Times New Roman" w:hAnsi="Arial" w:cs="Arial"/>
            <w:color w:val="000000"/>
            <w:sz w:val="22"/>
            <w:szCs w:val="22"/>
          </w:rPr>
          <w:t>we see target detection adaptation in line with model gain adaptation (as mentioned in Figure 2a, panel 4). Specifically, after a low-to-high contrast switch, targets are readily discriminable from noise, and this discriminability decreases as gain decreases, while after a high-to-low contrast switch, we see the opposite trend (Figure 2c). We next tested these two predictions, 1) increased performance in low contrast, and, 2), stereotyped adaptation of target detection performance in each contrast in behaving mice.</w:t>
        </w:r>
      </w:moveFrom>
    </w:p>
    <w:p w14:paraId="26972573" w14:textId="2656A956" w:rsidR="00426E85" w:rsidDel="00C41270" w:rsidRDefault="00426E85" w:rsidP="000A7884">
      <w:pPr>
        <w:jc w:val="both"/>
        <w:rPr>
          <w:del w:id="173" w:author="Microsoft Office User" w:date="2021-04-28T11:22:00Z"/>
          <w:moveFrom w:id="174" w:author="Microsoft Office User" w:date="2021-04-28T11:17:00Z"/>
          <w:rFonts w:ascii="Arial" w:eastAsia="Times New Roman" w:hAnsi="Arial" w:cs="Arial"/>
          <w:color w:val="000000"/>
          <w:sz w:val="22"/>
          <w:szCs w:val="22"/>
        </w:rPr>
      </w:pPr>
      <w:moveFrom w:id="175" w:author="Microsoft Office User" w:date="2021-04-28T11:17:00Z">
        <w:r w:rsidDel="00C41270">
          <w:rPr>
            <w:rFonts w:ascii="Arial" w:eastAsia="Times New Roman" w:hAnsi="Arial" w:cs="Arial"/>
            <w:color w:val="000000"/>
            <w:sz w:val="22"/>
            <w:szCs w:val="22"/>
          </w:rPr>
          <w:tab/>
          <w:t>Using psychometric testing, we found that behaving mice were more sensitive to target volume in low contrast, demonstrating significantly lower target thresholds in low contrast (</w:t>
        </w:r>
        <w:r w:rsidR="0000545D" w:rsidDel="00C41270">
          <w:rPr>
            <w:rFonts w:ascii="Arial" w:eastAsia="Times New Roman" w:hAnsi="Arial" w:cs="Arial"/>
            <w:color w:val="000000"/>
            <w:sz w:val="22"/>
            <w:szCs w:val="22"/>
          </w:rPr>
          <w:t xml:space="preserve">Figure 2d, middle panel; </w:t>
        </w:r>
        <w:r w:rsidDel="00C41270">
          <w:rPr>
            <w:rFonts w:ascii="Arial" w:eastAsia="Times New Roman" w:hAnsi="Arial" w:cs="Arial"/>
            <w:color w:val="000000"/>
            <w:sz w:val="22"/>
            <w:szCs w:val="22"/>
          </w:rPr>
          <w:t>p&lt;0.01, paired t-test, n=4), and significantly steeper slopes in low contrast (</w:t>
        </w:r>
        <w:r w:rsidR="0000545D" w:rsidDel="00C41270">
          <w:rPr>
            <w:rFonts w:ascii="Arial" w:eastAsia="Times New Roman" w:hAnsi="Arial" w:cs="Arial"/>
            <w:color w:val="000000"/>
            <w:sz w:val="22"/>
            <w:szCs w:val="22"/>
          </w:rPr>
          <w:t xml:space="preserve">Figure 2d, right panel; </w:t>
        </w:r>
        <w:r w:rsidDel="00C41270">
          <w:rPr>
            <w:rFonts w:ascii="Arial" w:eastAsia="Times New Roman" w:hAnsi="Arial" w:cs="Arial"/>
            <w:color w:val="000000"/>
            <w:sz w:val="22"/>
            <w:szCs w:val="22"/>
          </w:rPr>
          <w:t>p</w:t>
        </w:r>
        <w:r w:rsidR="0000545D" w:rsidDel="00C41270">
          <w:rPr>
            <w:rFonts w:ascii="Arial" w:eastAsia="Times New Roman" w:hAnsi="Arial" w:cs="Arial"/>
            <w:color w:val="000000"/>
            <w:sz w:val="22"/>
            <w:szCs w:val="22"/>
          </w:rPr>
          <w:t>&lt;.05, paired t-test, n=4). We also observed behavioral time-courses consistent with our model: in high contrast, mice initially were able to detect targets with high accuracy which fell off over time, while in low contrast we observed increasing detection rates over time (Figure 2e, left panel). By fitting each mouse’s adaptation time-course with an exponential function and comparing time constants for each contrast, we also found that behavioral adaptation is significantly faster in high contrast (Figure 2e, right panel; p &lt; 0.05, paired t-test, n =</w:t>
        </w:r>
        <w:del w:id="176" w:author="Microsoft Office User" w:date="2021-04-28T11:22:00Z">
          <w:r w:rsidR="0000545D" w:rsidDel="00C41270">
            <w:rPr>
              <w:rFonts w:ascii="Arial" w:eastAsia="Times New Roman" w:hAnsi="Arial" w:cs="Arial"/>
              <w:color w:val="000000"/>
              <w:sz w:val="22"/>
              <w:szCs w:val="22"/>
            </w:rPr>
            <w:delText xml:space="preserve"> 13).</w:delText>
          </w:r>
        </w:del>
      </w:moveFrom>
    </w:p>
    <w:moveFromRangeEnd w:id="166"/>
    <w:p w14:paraId="0F847DA1" w14:textId="77777777" w:rsidR="0000545D" w:rsidDel="00C41270" w:rsidRDefault="0000545D" w:rsidP="000A7884">
      <w:pPr>
        <w:jc w:val="both"/>
        <w:rPr>
          <w:del w:id="177" w:author="Microsoft Office User" w:date="2021-04-28T11:22:00Z"/>
          <w:rFonts w:ascii="Arial" w:eastAsia="Times New Roman" w:hAnsi="Arial" w:cs="Arial"/>
          <w:color w:val="000000"/>
          <w:sz w:val="22"/>
          <w:szCs w:val="22"/>
        </w:rPr>
      </w:pPr>
    </w:p>
    <w:p w14:paraId="68D43C96" w14:textId="49A5BA3E" w:rsidR="0000545D" w:rsidDel="00C41270" w:rsidRDefault="0000545D" w:rsidP="000A7884">
      <w:pPr>
        <w:jc w:val="both"/>
        <w:rPr>
          <w:del w:id="178" w:author="Microsoft Office User" w:date="2021-04-28T11:22:00Z"/>
          <w:rFonts w:ascii="Arial" w:eastAsia="Times New Roman" w:hAnsi="Arial" w:cs="Arial"/>
          <w:i/>
          <w:iCs/>
          <w:color w:val="000000"/>
          <w:sz w:val="22"/>
          <w:szCs w:val="22"/>
        </w:rPr>
      </w:pPr>
      <w:del w:id="179" w:author="Microsoft Office User" w:date="2021-04-28T11:22:00Z">
        <w:r w:rsidDel="00C41270">
          <w:rPr>
            <w:rFonts w:ascii="Arial" w:eastAsia="Times New Roman" w:hAnsi="Arial" w:cs="Arial"/>
            <w:i/>
            <w:iCs/>
            <w:color w:val="000000"/>
            <w:sz w:val="22"/>
            <w:szCs w:val="22"/>
          </w:rPr>
          <w:delText>Auditory cortex is necessary for detection in noise.</w:delText>
        </w:r>
      </w:del>
    </w:p>
    <w:p w14:paraId="5E1E952E" w14:textId="08BA392F" w:rsidR="00C41270" w:rsidDel="00C41270" w:rsidRDefault="0000545D" w:rsidP="00C41270">
      <w:pPr>
        <w:jc w:val="both"/>
        <w:rPr>
          <w:del w:id="180" w:author="Microsoft Office User" w:date="2021-04-28T11:20:00Z"/>
          <w:moveTo w:id="181" w:author="Microsoft Office User" w:date="2021-04-28T11:19:00Z"/>
          <w:rFonts w:ascii="Arial" w:eastAsia="Times New Roman" w:hAnsi="Arial" w:cs="Arial"/>
          <w:color w:val="000000"/>
          <w:sz w:val="22"/>
          <w:szCs w:val="22"/>
        </w:rPr>
      </w:pPr>
      <w:del w:id="182" w:author="Microsoft Office User" w:date="2021-04-28T11:22:00Z">
        <w:r w:rsidDel="00C41270">
          <w:rPr>
            <w:rFonts w:ascii="Arial" w:eastAsia="Times New Roman" w:hAnsi="Arial" w:cs="Arial"/>
            <w:color w:val="000000"/>
            <w:sz w:val="22"/>
            <w:szCs w:val="22"/>
          </w:rPr>
          <w:tab/>
          <w:delText>We predicted that contrast adaptation in auditory cortex shapes performance in this behavioral task. To test this prediction, we inactivated auditory cortex</w:delText>
        </w:r>
        <w:r w:rsidR="008C68CF" w:rsidDel="00C41270">
          <w:rPr>
            <w:rFonts w:ascii="Arial" w:eastAsia="Times New Roman" w:hAnsi="Arial" w:cs="Arial"/>
            <w:color w:val="000000"/>
            <w:sz w:val="22"/>
            <w:szCs w:val="22"/>
          </w:rPr>
          <w:delText xml:space="preserve"> using the GABA agonist muscimol</w:delText>
        </w:r>
        <w:r w:rsidDel="00C41270">
          <w:rPr>
            <w:rFonts w:ascii="Arial" w:eastAsia="Times New Roman" w:hAnsi="Arial" w:cs="Arial"/>
            <w:color w:val="000000"/>
            <w:sz w:val="22"/>
            <w:szCs w:val="22"/>
          </w:rPr>
          <w:delText xml:space="preserve"> to assess whether it is necessary for task performance. </w:delText>
        </w:r>
        <w:r w:rsidR="008C68CF" w:rsidDel="00C41270">
          <w:rPr>
            <w:rFonts w:ascii="Arial" w:eastAsia="Times New Roman" w:hAnsi="Arial" w:cs="Arial"/>
            <w:color w:val="000000"/>
            <w:sz w:val="22"/>
            <w:szCs w:val="22"/>
          </w:rPr>
          <w:delText xml:space="preserve">We first validated that muscimol disrupts cortical coding of target sounds by </w:delText>
        </w:r>
      </w:del>
      <w:moveToRangeStart w:id="183" w:author="Microsoft Office User" w:date="2021-04-28T11:19:00Z" w:name="move70501157"/>
      <w:moveTo w:id="184" w:author="Microsoft Office User" w:date="2021-04-28T11:19:00Z">
        <w:del w:id="185" w:author="Microsoft Office User" w:date="2021-04-28T11:22:00Z">
          <w:r w:rsidR="00C41270" w:rsidDel="00C41270">
            <w:rPr>
              <w:rFonts w:ascii="Arial" w:eastAsia="Times New Roman" w:hAnsi="Arial" w:cs="Arial"/>
              <w:color w:val="000000"/>
              <w:sz w:val="22"/>
              <w:szCs w:val="22"/>
            </w:rPr>
            <w:delText>applying muscimol topically to the cortical surface of awake, untrained mice while recording neuronal responses during passive playback of the behavioral stimuli (Figure 3a). We first recorded baseline responses to all stimuli,</w:delText>
          </w:r>
        </w:del>
        <w:del w:id="186" w:author="Microsoft Office User" w:date="2021-04-28T11:20:00Z">
          <w:r w:rsidR="00C41270" w:rsidDel="00C41270">
            <w:rPr>
              <w:rFonts w:ascii="Arial" w:eastAsia="Times New Roman" w:hAnsi="Arial" w:cs="Arial"/>
              <w:color w:val="000000"/>
              <w:sz w:val="22"/>
              <w:szCs w:val="22"/>
            </w:rPr>
            <w:delText xml:space="preserve"> </w:delText>
          </w:r>
        </w:del>
      </w:moveTo>
    </w:p>
    <w:moveToRangeEnd w:id="183"/>
    <w:p w14:paraId="485C7D55" w14:textId="0D6A8123" w:rsidR="00C41270" w:rsidRDefault="00C41270" w:rsidP="00C41270">
      <w:pPr>
        <w:jc w:val="both"/>
        <w:rPr>
          <w:ins w:id="187" w:author="Microsoft Office User" w:date="2021-04-28T11:18:00Z"/>
          <w:rFonts w:ascii="Arial" w:eastAsia="Times New Roman" w:hAnsi="Arial" w:cs="Arial"/>
          <w:b/>
          <w:bCs/>
          <w:color w:val="000000"/>
          <w:sz w:val="20"/>
          <w:szCs w:val="20"/>
        </w:rPr>
      </w:pPr>
      <w:ins w:id="188" w:author="Microsoft Office User" w:date="2021-04-28T11:18:00Z">
        <w:r w:rsidRPr="00A9352F">
          <w:rPr>
            <w:rFonts w:ascii="Arial" w:eastAsia="Times New Roman" w:hAnsi="Arial" w:cs="Arial"/>
            <w:b/>
            <w:bCs/>
            <w:color w:val="000000"/>
            <w:sz w:val="20"/>
            <w:szCs w:val="20"/>
          </w:rPr>
          <w:t>Figure 2.</w:t>
        </w:r>
      </w:ins>
    </w:p>
    <w:p w14:paraId="1F41033E" w14:textId="1E81490E" w:rsidR="00C41270" w:rsidRPr="00A9352F" w:rsidRDefault="00C41270" w:rsidP="00C41270">
      <w:pPr>
        <w:jc w:val="both"/>
        <w:rPr>
          <w:ins w:id="189" w:author="Microsoft Office User" w:date="2021-04-28T11:18:00Z"/>
          <w:rFonts w:ascii="Arial" w:eastAsia="Times New Roman" w:hAnsi="Arial" w:cs="Arial"/>
          <w:b/>
          <w:bCs/>
          <w:color w:val="000000"/>
          <w:sz w:val="20"/>
          <w:szCs w:val="20"/>
        </w:rPr>
      </w:pPr>
    </w:p>
    <w:p w14:paraId="1C262171" w14:textId="38003C7C" w:rsidR="00C41270" w:rsidRPr="00A9352F" w:rsidRDefault="00C41270" w:rsidP="00C41270">
      <w:pPr>
        <w:pStyle w:val="ListParagraph"/>
        <w:numPr>
          <w:ilvl w:val="0"/>
          <w:numId w:val="1"/>
        </w:numPr>
        <w:jc w:val="both"/>
        <w:rPr>
          <w:ins w:id="190" w:author="Microsoft Office User" w:date="2021-04-28T11:18:00Z"/>
          <w:rFonts w:ascii="Arial" w:eastAsia="Times New Roman" w:hAnsi="Arial" w:cs="Arial"/>
          <w:b/>
          <w:bCs/>
          <w:color w:val="000000"/>
          <w:sz w:val="20"/>
          <w:szCs w:val="20"/>
        </w:rPr>
      </w:pPr>
      <w:ins w:id="191" w:author="Microsoft Office User" w:date="2021-04-28T11:18:00Z">
        <w:r>
          <w:rPr>
            <w:rFonts w:ascii="Arial" w:eastAsia="Times New Roman" w:hAnsi="Arial" w:cs="Arial"/>
            <w:color w:val="000000"/>
            <w:sz w:val="20"/>
            <w:szCs w:val="20"/>
          </w:rPr>
          <w:t>Behavioral performance</w:t>
        </w:r>
        <w:r w:rsidRPr="00A9352F">
          <w:rPr>
            <w:rFonts w:ascii="Arial" w:eastAsia="Times New Roman" w:hAnsi="Arial" w:cs="Arial"/>
            <w:color w:val="000000"/>
            <w:sz w:val="20"/>
            <w:szCs w:val="20"/>
          </w:rPr>
          <w:t xml:space="preserve">. </w:t>
        </w:r>
        <w:r w:rsidRPr="00060506">
          <w:rPr>
            <w:rFonts w:ascii="Arial" w:eastAsia="Times New Roman" w:hAnsi="Arial" w:cs="Arial"/>
            <w:color w:val="000000"/>
            <w:sz w:val="20"/>
            <w:szCs w:val="20"/>
          </w:rPr>
          <w:t>Percent correct performance relative to the first session of task exposure. Dots indicate a session, while the traces indicate a running average using a 7 day window. Blue dots and traces indicate sessions in which mice detected targets in low contrast (</w:t>
        </w:r>
        <w:proofErr w:type="spellStart"/>
        <w:r w:rsidRPr="00060506">
          <w:rPr>
            <w:rFonts w:ascii="Arial" w:eastAsia="Times New Roman" w:hAnsi="Arial" w:cs="Arial"/>
            <w:color w:val="000000"/>
            <w:sz w:val="20"/>
            <w:szCs w:val="20"/>
          </w:rPr>
          <w:t>ie</w:t>
        </w:r>
        <w:proofErr w:type="spellEnd"/>
        <w:r w:rsidRPr="00060506">
          <w:rPr>
            <w:rFonts w:ascii="Arial" w:eastAsia="Times New Roman" w:hAnsi="Arial" w:cs="Arial"/>
            <w:color w:val="000000"/>
            <w:sz w:val="20"/>
            <w:szCs w:val="20"/>
          </w:rPr>
          <w:t>. after high-to-low contrast transitions), while red dots and traces indicate sessions in which mice detected targets in high contrast (</w:t>
        </w:r>
        <w:proofErr w:type="spellStart"/>
        <w:r w:rsidRPr="00060506">
          <w:rPr>
            <w:rFonts w:ascii="Arial" w:eastAsia="Times New Roman" w:hAnsi="Arial" w:cs="Arial"/>
            <w:color w:val="000000"/>
            <w:sz w:val="20"/>
            <w:szCs w:val="20"/>
          </w:rPr>
          <w:t>ie</w:t>
        </w:r>
        <w:proofErr w:type="spellEnd"/>
        <w:r w:rsidRPr="00060506">
          <w:rPr>
            <w:rFonts w:ascii="Arial" w:eastAsia="Times New Roman" w:hAnsi="Arial" w:cs="Arial"/>
            <w:color w:val="000000"/>
            <w:sz w:val="20"/>
            <w:szCs w:val="20"/>
          </w:rPr>
          <w:t>. after low-to-high contrast transitions).</w:t>
        </w:r>
      </w:ins>
    </w:p>
    <w:p w14:paraId="7DDD9D33" w14:textId="69E1BBA7" w:rsidR="00C41270" w:rsidRPr="00A917F9" w:rsidRDefault="00C41270" w:rsidP="00C41270">
      <w:pPr>
        <w:pStyle w:val="ListParagraph"/>
        <w:numPr>
          <w:ilvl w:val="0"/>
          <w:numId w:val="1"/>
        </w:numPr>
        <w:jc w:val="both"/>
        <w:rPr>
          <w:ins w:id="192" w:author="Microsoft Office User" w:date="2021-04-28T11:18:00Z"/>
          <w:rFonts w:ascii="Arial" w:eastAsia="Times New Roman" w:hAnsi="Arial" w:cs="Arial"/>
          <w:b/>
          <w:bCs/>
          <w:color w:val="000000"/>
          <w:sz w:val="20"/>
          <w:szCs w:val="20"/>
        </w:rPr>
      </w:pPr>
      <w:ins w:id="193" w:author="Microsoft Office User" w:date="2021-04-28T11:18:00Z">
        <w:r w:rsidRPr="00A9352F">
          <w:rPr>
            <w:rFonts w:ascii="Arial" w:eastAsia="Times New Roman" w:hAnsi="Arial" w:cs="Arial"/>
            <w:color w:val="000000"/>
            <w:sz w:val="20"/>
            <w:szCs w:val="20"/>
          </w:rPr>
          <w:t>Psychometric functions averaged for n=21 mice in low and high contrast. Error bars indicate SEM over mice at individual target SNRs, while the solid lines are logistic function fits to the average performance per contrast. Colors as in d).</w:t>
        </w:r>
      </w:ins>
    </w:p>
    <w:p w14:paraId="39E4B3BA" w14:textId="0158601B" w:rsidR="00C41270" w:rsidRPr="00A917F9" w:rsidRDefault="00C41270" w:rsidP="00C41270">
      <w:pPr>
        <w:pStyle w:val="ListParagraph"/>
        <w:numPr>
          <w:ilvl w:val="0"/>
          <w:numId w:val="1"/>
        </w:numPr>
        <w:jc w:val="both"/>
        <w:rPr>
          <w:ins w:id="194" w:author="Microsoft Office User" w:date="2021-04-28T11:18:00Z"/>
          <w:rFonts w:ascii="Arial" w:eastAsia="Times New Roman" w:hAnsi="Arial" w:cs="Arial"/>
          <w:b/>
          <w:bCs/>
          <w:color w:val="000000"/>
          <w:sz w:val="20"/>
          <w:szCs w:val="20"/>
        </w:rPr>
      </w:pPr>
      <w:ins w:id="195" w:author="Microsoft Office User" w:date="2021-04-28T11:18:00Z">
        <w:r w:rsidRPr="00A9352F">
          <w:rPr>
            <w:rFonts w:ascii="Arial" w:eastAsia="Times New Roman" w:hAnsi="Arial" w:cs="Arial"/>
            <w:color w:val="000000"/>
            <w:sz w:val="20"/>
            <w:szCs w:val="20"/>
          </w:rPr>
          <w:t>Psychometric thresholds per contrast. Each dot represents a mouse, line</w:t>
        </w:r>
        <w:r>
          <w:rPr>
            <w:rFonts w:ascii="Arial" w:eastAsia="Times New Roman" w:hAnsi="Arial" w:cs="Arial"/>
            <w:color w:val="000000"/>
            <w:sz w:val="20"/>
            <w:szCs w:val="20"/>
          </w:rPr>
          <w:t>s connect individual mouse performance on</w:t>
        </w:r>
        <w:r w:rsidRPr="00A9352F">
          <w:rPr>
            <w:rFonts w:ascii="Arial" w:eastAsia="Times New Roman" w:hAnsi="Arial" w:cs="Arial"/>
            <w:color w:val="000000"/>
            <w:sz w:val="20"/>
            <w:szCs w:val="20"/>
          </w:rPr>
          <w:t xml:space="preserve"> low and high contrast sessions. Bars indicate the average threshold over mice, while error bars in black indicate threshold SEM over mice. Bar colors as in d).</w:t>
        </w:r>
      </w:ins>
    </w:p>
    <w:p w14:paraId="15CFA656" w14:textId="4BDBB6CB" w:rsidR="00C41270" w:rsidRPr="00A917F9" w:rsidRDefault="00C41270" w:rsidP="00C41270">
      <w:pPr>
        <w:pStyle w:val="ListParagraph"/>
        <w:numPr>
          <w:ilvl w:val="0"/>
          <w:numId w:val="1"/>
        </w:numPr>
        <w:jc w:val="both"/>
        <w:rPr>
          <w:ins w:id="196" w:author="Microsoft Office User" w:date="2021-04-28T11:18:00Z"/>
          <w:rFonts w:ascii="Arial" w:eastAsia="Times New Roman" w:hAnsi="Arial" w:cs="Arial"/>
          <w:b/>
          <w:bCs/>
          <w:color w:val="000000"/>
          <w:sz w:val="20"/>
          <w:szCs w:val="20"/>
        </w:rPr>
      </w:pPr>
      <w:ins w:id="197" w:author="Microsoft Office User" w:date="2021-04-28T11:18:00Z">
        <w:r w:rsidRPr="00A917F9">
          <w:rPr>
            <w:rFonts w:ascii="Arial" w:eastAsia="Times New Roman" w:hAnsi="Arial" w:cs="Arial"/>
            <w:color w:val="000000"/>
            <w:sz w:val="20"/>
            <w:szCs w:val="20"/>
          </w:rPr>
          <w:t xml:space="preserve">Behavioral psychometric functions. Dots with error bars indicate average performance +- SEM over mice as a function of contrast and target volume. Overlaid dark colored lines indicate psychometric fits to the averages, with the black dot indicating the average threshold. Light colored lines indicate the psychometric curves of individual mice. Black horizontal line indicates chance (0.5) performance. </w:t>
        </w:r>
      </w:ins>
    </w:p>
    <w:p w14:paraId="5A2CFAD2" w14:textId="7C20D196" w:rsidR="00C41270" w:rsidRPr="00A917F9" w:rsidRDefault="00C41270" w:rsidP="00C41270">
      <w:pPr>
        <w:pStyle w:val="ListParagraph"/>
        <w:numPr>
          <w:ilvl w:val="0"/>
          <w:numId w:val="1"/>
        </w:numPr>
        <w:jc w:val="both"/>
        <w:rPr>
          <w:ins w:id="198" w:author="Microsoft Office User" w:date="2021-04-28T11:18:00Z"/>
          <w:rFonts w:ascii="Arial" w:eastAsia="Times New Roman" w:hAnsi="Arial" w:cs="Arial"/>
          <w:b/>
          <w:bCs/>
          <w:color w:val="000000"/>
          <w:sz w:val="20"/>
          <w:szCs w:val="20"/>
        </w:rPr>
      </w:pPr>
      <w:ins w:id="199" w:author="Microsoft Office User" w:date="2021-04-28T11:18:00Z">
        <w:r w:rsidRPr="00A917F9">
          <w:rPr>
            <w:rFonts w:ascii="Arial" w:eastAsia="Times New Roman" w:hAnsi="Arial" w:cs="Arial"/>
            <w:color w:val="000000"/>
            <w:sz w:val="20"/>
            <w:szCs w:val="20"/>
          </w:rPr>
          <w:t xml:space="preserve">Psychometric thresholds per contrast. Each dot represents a mouse, lines indicate where a mice participated in both low and high contrast sessions. Bars indicate the average threshold over mice, while error bars in black indicate threshold SEM over mice. </w:t>
        </w:r>
      </w:ins>
    </w:p>
    <w:p w14:paraId="0A9F325E" w14:textId="313E6EA6" w:rsidR="00C41270" w:rsidRPr="00A917F9" w:rsidRDefault="00C41270" w:rsidP="00C41270">
      <w:pPr>
        <w:pStyle w:val="ListParagraph"/>
        <w:numPr>
          <w:ilvl w:val="0"/>
          <w:numId w:val="1"/>
        </w:numPr>
        <w:jc w:val="both"/>
        <w:rPr>
          <w:ins w:id="200" w:author="Microsoft Office User" w:date="2021-04-28T11:18:00Z"/>
          <w:rFonts w:ascii="Arial" w:eastAsia="Times New Roman" w:hAnsi="Arial" w:cs="Arial"/>
          <w:b/>
          <w:bCs/>
          <w:color w:val="000000"/>
          <w:sz w:val="20"/>
          <w:szCs w:val="20"/>
        </w:rPr>
      </w:pPr>
      <w:ins w:id="201" w:author="Microsoft Office User" w:date="2021-04-28T11:18:00Z">
        <w:r w:rsidRPr="00A917F9">
          <w:rPr>
            <w:rFonts w:ascii="Arial" w:eastAsia="Times New Roman" w:hAnsi="Arial" w:cs="Arial"/>
            <w:color w:val="000000"/>
            <w:sz w:val="20"/>
            <w:szCs w:val="20"/>
          </w:rPr>
          <w:t xml:space="preserve">Psychometric slopes per contrast. Presentation as in </w:t>
        </w:r>
        <w:r w:rsidRPr="00A917F9">
          <w:rPr>
            <w:rFonts w:ascii="Arial" w:eastAsia="Times New Roman" w:hAnsi="Arial" w:cs="Arial"/>
            <w:b/>
            <w:bCs/>
            <w:color w:val="000000"/>
            <w:sz w:val="20"/>
            <w:szCs w:val="20"/>
          </w:rPr>
          <w:t>e</w:t>
        </w:r>
        <w:r w:rsidRPr="00A917F9">
          <w:rPr>
            <w:rFonts w:ascii="Arial" w:eastAsia="Times New Roman" w:hAnsi="Arial" w:cs="Arial"/>
            <w:color w:val="000000"/>
            <w:sz w:val="20"/>
            <w:szCs w:val="20"/>
          </w:rPr>
          <w:t>.</w:t>
        </w:r>
      </w:ins>
    </w:p>
    <w:p w14:paraId="185BFF17" w14:textId="77FB3CEF" w:rsidR="00C41270" w:rsidRPr="00A917F9" w:rsidRDefault="00C41270" w:rsidP="00C41270">
      <w:pPr>
        <w:pStyle w:val="ListParagraph"/>
        <w:numPr>
          <w:ilvl w:val="0"/>
          <w:numId w:val="1"/>
        </w:numPr>
        <w:jc w:val="both"/>
        <w:rPr>
          <w:ins w:id="202" w:author="Microsoft Office User" w:date="2021-04-28T11:18:00Z"/>
          <w:rFonts w:ascii="Arial" w:eastAsia="Times New Roman" w:hAnsi="Arial" w:cs="Arial"/>
          <w:b/>
          <w:bCs/>
          <w:color w:val="000000"/>
          <w:sz w:val="20"/>
          <w:szCs w:val="20"/>
        </w:rPr>
      </w:pPr>
      <w:ins w:id="203" w:author="Microsoft Office User" w:date="2021-04-28T11:18:00Z">
        <w:r w:rsidRPr="00A9352F">
          <w:rPr>
            <w:rFonts w:ascii="Arial" w:eastAsia="Times New Roman" w:hAnsi="Arial" w:cs="Arial"/>
            <w:color w:val="000000"/>
            <w:sz w:val="20"/>
            <w:szCs w:val="20"/>
          </w:rPr>
          <w:t xml:space="preserve">Behavioral performance as a function of contrast and target time relative to the switch in contrast. Dots with error bars indicate average performance +- SEM over mice. Solid colored lines indicate exponential function fits to the average over mice. Black, dashed vertical line indicates the contrast switch. </w:t>
        </w:r>
      </w:ins>
    </w:p>
    <w:p w14:paraId="1C55DF03" w14:textId="70197F19" w:rsidR="00C41270" w:rsidRPr="00A9352F" w:rsidRDefault="00C41270" w:rsidP="00C41270">
      <w:pPr>
        <w:pStyle w:val="ListParagraph"/>
        <w:numPr>
          <w:ilvl w:val="0"/>
          <w:numId w:val="1"/>
        </w:numPr>
        <w:jc w:val="both"/>
        <w:rPr>
          <w:ins w:id="204" w:author="Microsoft Office User" w:date="2021-04-28T11:18:00Z"/>
          <w:rFonts w:ascii="Arial" w:eastAsia="Times New Roman" w:hAnsi="Arial" w:cs="Arial"/>
          <w:b/>
          <w:bCs/>
          <w:color w:val="000000"/>
          <w:sz w:val="20"/>
          <w:szCs w:val="20"/>
        </w:rPr>
      </w:pPr>
      <w:ins w:id="205" w:author="Microsoft Office User" w:date="2021-04-28T11:18:00Z">
        <w:r>
          <w:rPr>
            <w:rFonts w:ascii="Arial" w:eastAsia="Times New Roman" w:hAnsi="Arial" w:cs="Arial"/>
            <w:color w:val="000000"/>
            <w:sz w:val="20"/>
            <w:szCs w:val="20"/>
          </w:rPr>
          <w:t>A</w:t>
        </w:r>
        <w:r w:rsidRPr="00A9352F">
          <w:rPr>
            <w:rFonts w:ascii="Arial" w:eastAsia="Times New Roman" w:hAnsi="Arial" w:cs="Arial"/>
            <w:color w:val="000000"/>
            <w:sz w:val="20"/>
            <w:szCs w:val="20"/>
          </w:rPr>
          <w:t xml:space="preserve">verage time constant of exponential fits in low and high contrast. Presented as in </w:t>
        </w:r>
        <w:r w:rsidRPr="00A917F9">
          <w:rPr>
            <w:rFonts w:ascii="Arial" w:eastAsia="Times New Roman" w:hAnsi="Arial" w:cs="Arial"/>
            <w:b/>
            <w:bCs/>
            <w:color w:val="000000"/>
            <w:sz w:val="20"/>
            <w:szCs w:val="20"/>
          </w:rPr>
          <w:t>h</w:t>
        </w:r>
        <w:r w:rsidRPr="00A9352F">
          <w:rPr>
            <w:rFonts w:ascii="Arial" w:eastAsia="Times New Roman" w:hAnsi="Arial" w:cs="Arial"/>
            <w:color w:val="000000"/>
            <w:sz w:val="20"/>
            <w:szCs w:val="20"/>
          </w:rPr>
          <w:t>. In all plots, blue indicates when targets were presented in low contrast and red indicates high contrast.</w:t>
        </w:r>
      </w:ins>
    </w:p>
    <w:p w14:paraId="3125420D" w14:textId="6A527468" w:rsidR="00D80F68" w:rsidDel="00C41270" w:rsidRDefault="008C68CF" w:rsidP="000A7884">
      <w:pPr>
        <w:jc w:val="both"/>
        <w:rPr>
          <w:moveFrom w:id="206" w:author="Microsoft Office User" w:date="2021-04-28T11:19:00Z"/>
          <w:rFonts w:ascii="Arial" w:eastAsia="Times New Roman" w:hAnsi="Arial" w:cs="Arial"/>
          <w:color w:val="000000"/>
          <w:sz w:val="22"/>
          <w:szCs w:val="22"/>
        </w:rPr>
      </w:pPr>
      <w:moveFromRangeStart w:id="207" w:author="Microsoft Office User" w:date="2021-04-28T11:19:00Z" w:name="move70501157"/>
      <w:moveFrom w:id="208" w:author="Microsoft Office User" w:date="2021-04-28T11:19:00Z">
        <w:r w:rsidDel="00C41270">
          <w:rPr>
            <w:rFonts w:ascii="Arial" w:eastAsia="Times New Roman" w:hAnsi="Arial" w:cs="Arial"/>
            <w:color w:val="000000"/>
            <w:sz w:val="22"/>
            <w:szCs w:val="22"/>
          </w:rPr>
          <w:t xml:space="preserve">applying muscimol topically to the cortical surface of awake, untrained mice while recording neuronal responses during passive playback of the behavioral stimuli (Figure 3a). </w:t>
        </w:r>
        <w:r w:rsidR="0008595A" w:rsidDel="00C41270">
          <w:rPr>
            <w:rFonts w:ascii="Arial" w:eastAsia="Times New Roman" w:hAnsi="Arial" w:cs="Arial"/>
            <w:color w:val="000000"/>
            <w:sz w:val="22"/>
            <w:szCs w:val="22"/>
          </w:rPr>
          <w:t xml:space="preserve">We first recorded baseline responses to all stimuli, </w:t>
        </w:r>
      </w:moveFrom>
    </w:p>
    <w:moveFromRangeEnd w:id="207"/>
    <w:p w14:paraId="7D63B45A" w14:textId="02C5F4A5" w:rsidR="00D80F68" w:rsidDel="00060506" w:rsidRDefault="00D80F68" w:rsidP="000A7884">
      <w:pPr>
        <w:jc w:val="both"/>
        <w:rPr>
          <w:del w:id="209" w:author="Microsoft Office User" w:date="2021-04-27T17:03:00Z"/>
          <w:rFonts w:ascii="Arial" w:eastAsia="Times New Roman" w:hAnsi="Arial" w:cs="Arial"/>
          <w:color w:val="000000"/>
          <w:sz w:val="22"/>
          <w:szCs w:val="22"/>
        </w:rPr>
      </w:pPr>
      <w:del w:id="210" w:author="Microsoft Office User" w:date="2021-04-27T17:03:00Z">
        <w:r w:rsidDel="00060506">
          <w:rPr>
            <w:rFonts w:ascii="Arial" w:eastAsia="Times New Roman" w:hAnsi="Arial" w:cs="Arial"/>
            <w:color w:val="000000"/>
            <w:sz w:val="22"/>
            <w:szCs w:val="22"/>
          </w:rPr>
          <w:br w:type="page"/>
        </w:r>
        <w:r w:rsidDel="00060506">
          <w:rPr>
            <w:rFonts w:ascii="Arial" w:eastAsia="Times New Roman" w:hAnsi="Arial" w:cs="Arial"/>
            <w:noProof/>
            <w:color w:val="000000"/>
            <w:sz w:val="22"/>
            <w:szCs w:val="22"/>
          </w:rPr>
          <w:drawing>
            <wp:inline distT="0" distB="0" distL="0" distR="0" wp14:anchorId="4A595550" wp14:editId="6C5A7C47">
              <wp:extent cx="6858000" cy="26670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2667000"/>
                      </a:xfrm>
                      <a:prstGeom prst="rect">
                        <a:avLst/>
                      </a:prstGeom>
                    </pic:spPr>
                  </pic:pic>
                </a:graphicData>
              </a:graphic>
            </wp:inline>
          </w:drawing>
        </w:r>
      </w:del>
    </w:p>
    <w:p w14:paraId="7F470653" w14:textId="284CA440" w:rsidR="00060506" w:rsidRDefault="00060506" w:rsidP="000A7884">
      <w:pPr>
        <w:jc w:val="both"/>
        <w:rPr>
          <w:ins w:id="211" w:author="Microsoft Office User" w:date="2021-04-27T17:03:00Z"/>
          <w:rFonts w:ascii="Arial" w:eastAsia="Times New Roman" w:hAnsi="Arial" w:cs="Arial"/>
          <w:color w:val="000000"/>
          <w:sz w:val="22"/>
          <w:szCs w:val="22"/>
        </w:rPr>
      </w:pPr>
    </w:p>
    <w:p w14:paraId="750AD368" w14:textId="55B932AF" w:rsidR="00D80F68" w:rsidDel="00CB0EA1" w:rsidRDefault="00D80F68" w:rsidP="000A7884">
      <w:pPr>
        <w:jc w:val="both"/>
        <w:rPr>
          <w:del w:id="212" w:author="Microsoft Office User" w:date="2021-04-27T17:09:00Z"/>
          <w:rFonts w:ascii="Arial" w:eastAsia="Times New Roman" w:hAnsi="Arial" w:cs="Arial"/>
          <w:b/>
          <w:bCs/>
          <w:color w:val="000000"/>
          <w:sz w:val="20"/>
          <w:szCs w:val="20"/>
        </w:rPr>
      </w:pPr>
      <w:del w:id="213" w:author="Microsoft Office User" w:date="2021-04-28T11:18:00Z">
        <w:r w:rsidRPr="00A9352F" w:rsidDel="00C41270">
          <w:rPr>
            <w:rFonts w:ascii="Arial" w:eastAsia="Times New Roman" w:hAnsi="Arial" w:cs="Arial"/>
            <w:b/>
            <w:bCs/>
            <w:color w:val="000000"/>
            <w:sz w:val="20"/>
            <w:szCs w:val="20"/>
          </w:rPr>
          <w:delText>Figure 2.</w:delText>
        </w:r>
      </w:del>
    </w:p>
    <w:p w14:paraId="4DE4E610" w14:textId="3CDA4C40" w:rsidR="00060506" w:rsidRPr="00A9352F" w:rsidDel="00C41270" w:rsidRDefault="00060506" w:rsidP="000A7884">
      <w:pPr>
        <w:jc w:val="both"/>
        <w:rPr>
          <w:del w:id="214" w:author="Microsoft Office User" w:date="2021-04-28T11:18:00Z"/>
          <w:rFonts w:ascii="Arial" w:eastAsia="Times New Roman" w:hAnsi="Arial" w:cs="Arial"/>
          <w:b/>
          <w:bCs/>
          <w:color w:val="000000"/>
          <w:sz w:val="20"/>
          <w:szCs w:val="20"/>
        </w:rPr>
      </w:pPr>
    </w:p>
    <w:p w14:paraId="03835B17" w14:textId="5DB499F6" w:rsidR="00D80F68" w:rsidRPr="00A9352F" w:rsidDel="00C41270" w:rsidRDefault="0029141E" w:rsidP="000A7884">
      <w:pPr>
        <w:pStyle w:val="ListParagraph"/>
        <w:numPr>
          <w:ilvl w:val="0"/>
          <w:numId w:val="1"/>
        </w:numPr>
        <w:jc w:val="both"/>
        <w:rPr>
          <w:del w:id="215" w:author="Microsoft Office User" w:date="2021-04-28T11:18:00Z"/>
          <w:rFonts w:ascii="Arial" w:eastAsia="Times New Roman" w:hAnsi="Arial" w:cs="Arial"/>
          <w:b/>
          <w:bCs/>
          <w:color w:val="000000"/>
          <w:sz w:val="20"/>
          <w:szCs w:val="20"/>
        </w:rPr>
      </w:pPr>
      <w:del w:id="216" w:author="Microsoft Office User" w:date="2021-04-27T17:04:00Z">
        <w:r w:rsidRPr="00A9352F" w:rsidDel="00060506">
          <w:rPr>
            <w:rFonts w:ascii="Arial" w:eastAsia="Times New Roman" w:hAnsi="Arial" w:cs="Arial"/>
            <w:color w:val="000000"/>
            <w:sz w:val="20"/>
            <w:szCs w:val="20"/>
          </w:rPr>
          <w:delText>Model schematic</w:delText>
        </w:r>
      </w:del>
      <w:del w:id="217" w:author="Microsoft Office User" w:date="2021-04-28T11:18:00Z">
        <w:r w:rsidRPr="00A9352F" w:rsidDel="00C41270">
          <w:rPr>
            <w:rFonts w:ascii="Arial" w:eastAsia="Times New Roman" w:hAnsi="Arial" w:cs="Arial"/>
            <w:color w:val="000000"/>
            <w:sz w:val="20"/>
            <w:szCs w:val="20"/>
          </w:rPr>
          <w:delText xml:space="preserve">. </w:delText>
        </w:r>
      </w:del>
      <w:del w:id="218" w:author="Microsoft Office User" w:date="2021-04-27T17:06:00Z">
        <w:r w:rsidRPr="00A9352F" w:rsidDel="00CB0EA1">
          <w:rPr>
            <w:rFonts w:ascii="Arial" w:eastAsia="Times New Roman" w:hAnsi="Arial" w:cs="Arial"/>
            <w:color w:val="000000"/>
            <w:sz w:val="20"/>
            <w:szCs w:val="20"/>
          </w:rPr>
          <w:delText>(1) Spike generation process: a 1-dimensional sensory stimulus that transitions between low and high contrast feeds into a model neuron. The response of the model neuron is governed by a sigmoidal function which then generates stochastic spikes through a Poisson process. (2) Based on the observed spiking, a variance estimator integrates spike counts to estimate the current variance of the stimulus. (3) This estimate is then used to adjust the gain of the model neuron to optimize the estimate of stimulus variance at each time step. (4) The average change in gain of the model after each contrast transition. Dashed lines and dots indicate the time taken to reach half of the range of gain values in each contrast. Right panels show the average model nonlinearities for the first 25 time steps, with the arrows indicating the direction of change in gain over time.</w:delText>
        </w:r>
      </w:del>
    </w:p>
    <w:p w14:paraId="614A355B" w14:textId="2A68CC85" w:rsidR="0029141E" w:rsidRPr="00A9352F" w:rsidDel="00CB0EA1" w:rsidRDefault="0029141E" w:rsidP="000A7884">
      <w:pPr>
        <w:pStyle w:val="ListParagraph"/>
        <w:numPr>
          <w:ilvl w:val="0"/>
          <w:numId w:val="1"/>
        </w:numPr>
        <w:jc w:val="both"/>
        <w:rPr>
          <w:del w:id="219" w:author="Microsoft Office User" w:date="2021-04-27T17:06:00Z"/>
          <w:rFonts w:ascii="Arial" w:eastAsia="Times New Roman" w:hAnsi="Arial" w:cs="Arial"/>
          <w:b/>
          <w:bCs/>
          <w:color w:val="000000"/>
          <w:sz w:val="20"/>
          <w:szCs w:val="20"/>
        </w:rPr>
      </w:pPr>
      <w:del w:id="220" w:author="Microsoft Office User" w:date="2021-04-27T17:06:00Z">
        <w:r w:rsidRPr="00A9352F" w:rsidDel="00CB0EA1">
          <w:rPr>
            <w:rFonts w:ascii="Arial" w:eastAsia="Times New Roman" w:hAnsi="Arial" w:cs="Arial"/>
            <w:color w:val="000000"/>
            <w:sz w:val="20"/>
            <w:szCs w:val="20"/>
          </w:rPr>
          <w:delText>Model psychometric functions. Discriminability between model spike rates in response to the background and targets as a function of contrast and target volume. Arrow indicates target mean of 1.50 which is the volume used to assess time</w:delText>
        </w:r>
        <w:r w:rsidR="00F75149" w:rsidRPr="00A9352F" w:rsidDel="00CB0EA1">
          <w:rPr>
            <w:rFonts w:ascii="Arial" w:eastAsia="Times New Roman" w:hAnsi="Arial" w:cs="Arial"/>
            <w:color w:val="000000"/>
            <w:sz w:val="20"/>
            <w:szCs w:val="20"/>
          </w:rPr>
          <w:delText xml:space="preserve"> </w:delText>
        </w:r>
        <w:r w:rsidRPr="00A9352F" w:rsidDel="00CB0EA1">
          <w:rPr>
            <w:rFonts w:ascii="Arial" w:eastAsia="Times New Roman" w:hAnsi="Arial" w:cs="Arial"/>
            <w:color w:val="000000"/>
            <w:sz w:val="20"/>
            <w:szCs w:val="20"/>
          </w:rPr>
          <w:delText xml:space="preserve">courses in </w:delText>
        </w:r>
        <w:r w:rsidR="00F75149" w:rsidRPr="00A9352F" w:rsidDel="00CB0EA1">
          <w:rPr>
            <w:rFonts w:ascii="Arial" w:eastAsia="Times New Roman" w:hAnsi="Arial" w:cs="Arial"/>
            <w:color w:val="000000"/>
            <w:sz w:val="20"/>
            <w:szCs w:val="20"/>
          </w:rPr>
          <w:delText>c).</w:delText>
        </w:r>
      </w:del>
    </w:p>
    <w:p w14:paraId="4CE9BCFA" w14:textId="05B84D1E" w:rsidR="00CB0EA1" w:rsidRPr="00A9352F" w:rsidDel="00CB0EA1" w:rsidRDefault="00F75149" w:rsidP="000A7884">
      <w:pPr>
        <w:pStyle w:val="ListParagraph"/>
        <w:numPr>
          <w:ilvl w:val="0"/>
          <w:numId w:val="1"/>
        </w:numPr>
        <w:jc w:val="both"/>
        <w:rPr>
          <w:del w:id="221" w:author="Microsoft Office User" w:date="2021-04-27T17:07:00Z"/>
          <w:rFonts w:ascii="Arial" w:eastAsia="Times New Roman" w:hAnsi="Arial" w:cs="Arial"/>
          <w:b/>
          <w:bCs/>
          <w:color w:val="000000"/>
          <w:sz w:val="20"/>
          <w:szCs w:val="20"/>
        </w:rPr>
      </w:pPr>
      <w:del w:id="222" w:author="Microsoft Office User" w:date="2021-04-27T17:07:00Z">
        <w:r w:rsidRPr="00A9352F" w:rsidDel="00CB0EA1">
          <w:rPr>
            <w:rFonts w:ascii="Arial" w:eastAsia="Times New Roman" w:hAnsi="Arial" w:cs="Arial"/>
            <w:color w:val="000000"/>
            <w:sz w:val="20"/>
            <w:szCs w:val="20"/>
          </w:rPr>
          <w:delText>Model target discrimination as a function of time and contrast. Dashed vertical line indicates the time where the background contrast switched.</w:delText>
        </w:r>
      </w:del>
    </w:p>
    <w:p w14:paraId="19F12E59" w14:textId="60ED5356" w:rsidR="00F75149" w:rsidRPr="00CB0EA1" w:rsidDel="00C41270" w:rsidRDefault="00F75149" w:rsidP="00CB0EA1">
      <w:pPr>
        <w:pStyle w:val="ListParagraph"/>
        <w:numPr>
          <w:ilvl w:val="0"/>
          <w:numId w:val="1"/>
        </w:numPr>
        <w:jc w:val="both"/>
        <w:rPr>
          <w:del w:id="223" w:author="Microsoft Office User" w:date="2021-04-28T11:18:00Z"/>
          <w:rFonts w:ascii="Arial" w:eastAsia="Times New Roman" w:hAnsi="Arial" w:cs="Arial"/>
          <w:b/>
          <w:bCs/>
          <w:color w:val="000000"/>
          <w:sz w:val="20"/>
          <w:szCs w:val="20"/>
          <w:rPrChange w:id="224" w:author="Microsoft Office User" w:date="2021-04-27T17:08:00Z">
            <w:rPr>
              <w:del w:id="225" w:author="Microsoft Office User" w:date="2021-04-28T11:18:00Z"/>
              <w:b/>
              <w:bCs/>
            </w:rPr>
          </w:rPrChange>
        </w:rPr>
      </w:pPr>
      <w:del w:id="226" w:author="Microsoft Office User" w:date="2021-04-27T17:07:00Z">
        <w:r w:rsidRPr="00CB0EA1" w:rsidDel="00CB0EA1">
          <w:rPr>
            <w:rFonts w:ascii="Arial" w:eastAsia="Times New Roman" w:hAnsi="Arial" w:cs="Arial"/>
            <w:i/>
            <w:iCs/>
            <w:color w:val="000000"/>
            <w:sz w:val="20"/>
            <w:szCs w:val="20"/>
            <w:rPrChange w:id="227" w:author="Microsoft Office User" w:date="2021-04-27T17:07:00Z">
              <w:rPr>
                <w:i/>
                <w:iCs/>
              </w:rPr>
            </w:rPrChange>
          </w:rPr>
          <w:delText>Left:</w:delText>
        </w:r>
        <w:r w:rsidRPr="00CB0EA1" w:rsidDel="00CB0EA1">
          <w:rPr>
            <w:rFonts w:ascii="Arial" w:eastAsia="Times New Roman" w:hAnsi="Arial" w:cs="Arial"/>
            <w:color w:val="000000"/>
            <w:sz w:val="20"/>
            <w:szCs w:val="20"/>
            <w:rPrChange w:id="228" w:author="Microsoft Office User" w:date="2021-04-27T17:07:00Z">
              <w:rPr/>
            </w:rPrChange>
          </w:rPr>
          <w:delText xml:space="preserve"> </w:delText>
        </w:r>
      </w:del>
      <w:del w:id="229" w:author="Microsoft Office User" w:date="2021-04-28T11:18:00Z">
        <w:r w:rsidRPr="00CB0EA1" w:rsidDel="00C41270">
          <w:rPr>
            <w:rFonts w:ascii="Arial" w:eastAsia="Times New Roman" w:hAnsi="Arial" w:cs="Arial"/>
            <w:color w:val="000000"/>
            <w:sz w:val="20"/>
            <w:szCs w:val="20"/>
            <w:rPrChange w:id="230" w:author="Microsoft Office User" w:date="2021-04-27T17:07:00Z">
              <w:rPr/>
            </w:rPrChange>
          </w:rPr>
          <w:delText xml:space="preserve">Behavioral psychometric functions. Dots with error bars indicate average performance +- SEM over mice as a function of contrast and target volume. Overlaid dark colored lines indicate psychometric fits to the averages, with the black dot indicating the average threshold. Light colored lines indicate the psychometric curves of individual mice. Black horizontal line indicates chance (0.5) performance. </w:delText>
        </w:r>
      </w:del>
      <w:del w:id="231" w:author="Microsoft Office User" w:date="2021-04-27T17:08:00Z">
        <w:r w:rsidRPr="00CB0EA1" w:rsidDel="00CB0EA1">
          <w:rPr>
            <w:rFonts w:ascii="Arial" w:eastAsia="Times New Roman" w:hAnsi="Arial" w:cs="Arial"/>
            <w:i/>
            <w:iCs/>
            <w:color w:val="000000"/>
            <w:sz w:val="20"/>
            <w:szCs w:val="20"/>
            <w:rPrChange w:id="232" w:author="Microsoft Office User" w:date="2021-04-27T17:07:00Z">
              <w:rPr>
                <w:i/>
                <w:iCs/>
              </w:rPr>
            </w:rPrChange>
          </w:rPr>
          <w:delText>Middle:</w:delText>
        </w:r>
        <w:r w:rsidRPr="00CB0EA1" w:rsidDel="00CB0EA1">
          <w:rPr>
            <w:rFonts w:ascii="Arial" w:eastAsia="Times New Roman" w:hAnsi="Arial" w:cs="Arial"/>
            <w:color w:val="000000"/>
            <w:sz w:val="20"/>
            <w:szCs w:val="20"/>
            <w:rPrChange w:id="233" w:author="Microsoft Office User" w:date="2021-04-27T17:07:00Z">
              <w:rPr/>
            </w:rPrChange>
          </w:rPr>
          <w:delText xml:space="preserve"> </w:delText>
        </w:r>
      </w:del>
      <w:del w:id="234" w:author="Microsoft Office User" w:date="2021-04-28T11:18:00Z">
        <w:r w:rsidRPr="00CB0EA1" w:rsidDel="00C41270">
          <w:rPr>
            <w:rFonts w:ascii="Arial" w:eastAsia="Times New Roman" w:hAnsi="Arial" w:cs="Arial"/>
            <w:color w:val="000000"/>
            <w:sz w:val="20"/>
            <w:szCs w:val="20"/>
            <w:rPrChange w:id="235" w:author="Microsoft Office User" w:date="2021-04-27T17:07:00Z">
              <w:rPr/>
            </w:rPrChange>
          </w:rPr>
          <w:delText xml:space="preserve">Psychometric thresholds per contrast. Each dot represents a mouse, lines indicate where a mice participated in both low and high contrast sessions. Bars indicate the average threshold over mice, while error bars in black indicate threshold SEM over mice. </w:delText>
        </w:r>
      </w:del>
      <w:del w:id="236" w:author="Microsoft Office User" w:date="2021-04-27T17:08:00Z">
        <w:r w:rsidRPr="00CB0EA1" w:rsidDel="00CB0EA1">
          <w:rPr>
            <w:rFonts w:ascii="Arial" w:eastAsia="Times New Roman" w:hAnsi="Arial" w:cs="Arial"/>
            <w:i/>
            <w:iCs/>
            <w:color w:val="000000"/>
            <w:sz w:val="20"/>
            <w:szCs w:val="20"/>
            <w:rPrChange w:id="237" w:author="Microsoft Office User" w:date="2021-04-27T17:08:00Z">
              <w:rPr>
                <w:i/>
                <w:iCs/>
              </w:rPr>
            </w:rPrChange>
          </w:rPr>
          <w:delText xml:space="preserve">Right: </w:delText>
        </w:r>
      </w:del>
      <w:del w:id="238" w:author="Microsoft Office User" w:date="2021-04-28T11:18:00Z">
        <w:r w:rsidRPr="00CB0EA1" w:rsidDel="00C41270">
          <w:rPr>
            <w:rFonts w:ascii="Arial" w:eastAsia="Times New Roman" w:hAnsi="Arial" w:cs="Arial"/>
            <w:color w:val="000000"/>
            <w:sz w:val="20"/>
            <w:szCs w:val="20"/>
            <w:rPrChange w:id="239" w:author="Microsoft Office User" w:date="2021-04-27T17:08:00Z">
              <w:rPr/>
            </w:rPrChange>
          </w:rPr>
          <w:delText xml:space="preserve">Psychometric slopes per contrast. Presentation as in </w:delText>
        </w:r>
      </w:del>
      <w:del w:id="240" w:author="Microsoft Office User" w:date="2021-04-27T17:08:00Z">
        <w:r w:rsidRPr="00CB0EA1" w:rsidDel="00CB0EA1">
          <w:rPr>
            <w:rFonts w:ascii="Arial" w:eastAsia="Times New Roman" w:hAnsi="Arial" w:cs="Arial"/>
            <w:b/>
            <w:bCs/>
            <w:color w:val="000000"/>
            <w:sz w:val="20"/>
            <w:szCs w:val="20"/>
            <w:rPrChange w:id="241" w:author="Microsoft Office User" w:date="2021-04-27T17:08:00Z">
              <w:rPr/>
            </w:rPrChange>
          </w:rPr>
          <w:delText>middle panel</w:delText>
        </w:r>
      </w:del>
      <w:del w:id="242" w:author="Microsoft Office User" w:date="2021-04-28T11:18:00Z">
        <w:r w:rsidRPr="00CB0EA1" w:rsidDel="00C41270">
          <w:rPr>
            <w:rFonts w:ascii="Arial" w:eastAsia="Times New Roman" w:hAnsi="Arial" w:cs="Arial"/>
            <w:color w:val="000000"/>
            <w:sz w:val="20"/>
            <w:szCs w:val="20"/>
            <w:rPrChange w:id="243" w:author="Microsoft Office User" w:date="2021-04-27T17:08:00Z">
              <w:rPr/>
            </w:rPrChange>
          </w:rPr>
          <w:delText>.</w:delText>
        </w:r>
      </w:del>
    </w:p>
    <w:p w14:paraId="548BDD2E" w14:textId="0AB37804" w:rsidR="00F75149" w:rsidRPr="00A9352F" w:rsidDel="00C41270" w:rsidRDefault="00F75149" w:rsidP="000A7884">
      <w:pPr>
        <w:pStyle w:val="ListParagraph"/>
        <w:numPr>
          <w:ilvl w:val="0"/>
          <w:numId w:val="1"/>
        </w:numPr>
        <w:jc w:val="both"/>
        <w:rPr>
          <w:del w:id="244" w:author="Microsoft Office User" w:date="2021-04-28T11:18:00Z"/>
          <w:rFonts w:ascii="Arial" w:eastAsia="Times New Roman" w:hAnsi="Arial" w:cs="Arial"/>
          <w:b/>
          <w:bCs/>
          <w:color w:val="000000"/>
          <w:sz w:val="20"/>
          <w:szCs w:val="20"/>
        </w:rPr>
      </w:pPr>
      <w:del w:id="245" w:author="Microsoft Office User" w:date="2021-04-27T17:08:00Z">
        <w:r w:rsidRPr="00A9352F" w:rsidDel="00CB0EA1">
          <w:rPr>
            <w:rFonts w:ascii="Arial" w:eastAsia="Times New Roman" w:hAnsi="Arial" w:cs="Arial"/>
            <w:i/>
            <w:iCs/>
            <w:color w:val="000000"/>
            <w:sz w:val="20"/>
            <w:szCs w:val="20"/>
          </w:rPr>
          <w:delText>Left</w:delText>
        </w:r>
        <w:r w:rsidRPr="00A9352F" w:rsidDel="00CB0EA1">
          <w:rPr>
            <w:rFonts w:ascii="Arial" w:eastAsia="Times New Roman" w:hAnsi="Arial" w:cs="Arial"/>
            <w:color w:val="000000"/>
            <w:sz w:val="20"/>
            <w:szCs w:val="20"/>
          </w:rPr>
          <w:delText xml:space="preserve">: </w:delText>
        </w:r>
      </w:del>
      <w:del w:id="246" w:author="Microsoft Office User" w:date="2021-04-28T11:18:00Z">
        <w:r w:rsidRPr="00A9352F" w:rsidDel="00C41270">
          <w:rPr>
            <w:rFonts w:ascii="Arial" w:eastAsia="Times New Roman" w:hAnsi="Arial" w:cs="Arial"/>
            <w:color w:val="000000"/>
            <w:sz w:val="20"/>
            <w:szCs w:val="20"/>
          </w:rPr>
          <w:delText xml:space="preserve">Behavioral performance as a function of contrast and target time relative to the switch in contrast. </w:delText>
        </w:r>
        <w:r w:rsidR="00AF393A" w:rsidRPr="00A9352F" w:rsidDel="00C41270">
          <w:rPr>
            <w:rFonts w:ascii="Arial" w:eastAsia="Times New Roman" w:hAnsi="Arial" w:cs="Arial"/>
            <w:color w:val="000000"/>
            <w:sz w:val="20"/>
            <w:szCs w:val="20"/>
          </w:rPr>
          <w:delText xml:space="preserve">Dots with error bars indicate average performance +- SEM over mice. Solid colored lines indicate exponential function fits to the average over mice. Black, dashed vertical line indicates the contrast switch. </w:delText>
        </w:r>
      </w:del>
      <w:del w:id="247" w:author="Microsoft Office User" w:date="2021-04-27T17:09:00Z">
        <w:r w:rsidR="00AF393A" w:rsidRPr="00A9352F" w:rsidDel="00CB0EA1">
          <w:rPr>
            <w:rFonts w:ascii="Arial" w:eastAsia="Times New Roman" w:hAnsi="Arial" w:cs="Arial"/>
            <w:i/>
            <w:iCs/>
            <w:color w:val="000000"/>
            <w:sz w:val="20"/>
            <w:szCs w:val="20"/>
          </w:rPr>
          <w:delText>Right:</w:delText>
        </w:r>
        <w:r w:rsidR="00AF393A" w:rsidRPr="00A9352F" w:rsidDel="00CB0EA1">
          <w:rPr>
            <w:rFonts w:ascii="Arial" w:eastAsia="Times New Roman" w:hAnsi="Arial" w:cs="Arial"/>
            <w:color w:val="000000"/>
            <w:sz w:val="20"/>
            <w:szCs w:val="20"/>
          </w:rPr>
          <w:delText xml:space="preserve"> a</w:delText>
        </w:r>
      </w:del>
      <w:del w:id="248" w:author="Microsoft Office User" w:date="2021-04-28T11:18:00Z">
        <w:r w:rsidR="00AF393A" w:rsidRPr="00A9352F" w:rsidDel="00C41270">
          <w:rPr>
            <w:rFonts w:ascii="Arial" w:eastAsia="Times New Roman" w:hAnsi="Arial" w:cs="Arial"/>
            <w:color w:val="000000"/>
            <w:sz w:val="20"/>
            <w:szCs w:val="20"/>
          </w:rPr>
          <w:delText xml:space="preserve">verage time constant of exponential fits in low and high contrast. Presented as in </w:delText>
        </w:r>
      </w:del>
      <w:del w:id="249" w:author="Microsoft Office User" w:date="2021-04-27T17:09:00Z">
        <w:r w:rsidR="00AF393A" w:rsidRPr="00CB0EA1" w:rsidDel="00CB0EA1">
          <w:rPr>
            <w:rFonts w:ascii="Arial" w:eastAsia="Times New Roman" w:hAnsi="Arial" w:cs="Arial"/>
            <w:b/>
            <w:bCs/>
            <w:color w:val="000000"/>
            <w:sz w:val="20"/>
            <w:szCs w:val="20"/>
            <w:rPrChange w:id="250" w:author="Microsoft Office User" w:date="2021-04-27T17:09:00Z">
              <w:rPr>
                <w:rFonts w:ascii="Arial" w:eastAsia="Times New Roman" w:hAnsi="Arial" w:cs="Arial"/>
                <w:color w:val="000000"/>
                <w:sz w:val="20"/>
                <w:szCs w:val="20"/>
              </w:rPr>
            </w:rPrChange>
          </w:rPr>
          <w:delText>d</w:delText>
        </w:r>
        <w:r w:rsidR="00AF393A" w:rsidRPr="00A9352F" w:rsidDel="00CB0EA1">
          <w:rPr>
            <w:rFonts w:ascii="Arial" w:eastAsia="Times New Roman" w:hAnsi="Arial" w:cs="Arial"/>
            <w:color w:val="000000"/>
            <w:sz w:val="20"/>
            <w:szCs w:val="20"/>
          </w:rPr>
          <w:delText>)</w:delText>
        </w:r>
      </w:del>
      <w:del w:id="251" w:author="Microsoft Office User" w:date="2021-04-28T11:18:00Z">
        <w:r w:rsidR="00AF393A" w:rsidRPr="00A9352F" w:rsidDel="00C41270">
          <w:rPr>
            <w:rFonts w:ascii="Arial" w:eastAsia="Times New Roman" w:hAnsi="Arial" w:cs="Arial"/>
            <w:color w:val="000000"/>
            <w:sz w:val="20"/>
            <w:szCs w:val="20"/>
          </w:rPr>
          <w:delText>. In all plots, blue indicates when targets were presented in low contrast and red indicates high contrast.</w:delText>
        </w:r>
      </w:del>
    </w:p>
    <w:p w14:paraId="7F594E73" w14:textId="77777777" w:rsidR="00C41270" w:rsidRDefault="00D80F68" w:rsidP="00C41270">
      <w:pPr>
        <w:jc w:val="both"/>
        <w:rPr>
          <w:ins w:id="252" w:author="Microsoft Office User" w:date="2021-04-28T11:22:00Z"/>
          <w:rFonts w:ascii="Arial" w:eastAsia="Times New Roman" w:hAnsi="Arial" w:cs="Arial"/>
          <w:i/>
          <w:iCs/>
          <w:color w:val="000000"/>
          <w:sz w:val="22"/>
          <w:szCs w:val="22"/>
        </w:rPr>
      </w:pPr>
      <w:r>
        <w:rPr>
          <w:rFonts w:ascii="Arial" w:eastAsia="Times New Roman" w:hAnsi="Arial" w:cs="Arial"/>
          <w:color w:val="000000"/>
          <w:sz w:val="22"/>
          <w:szCs w:val="22"/>
        </w:rPr>
        <w:br w:type="page"/>
      </w:r>
      <w:ins w:id="253" w:author="Microsoft Office User" w:date="2021-04-28T11:22:00Z">
        <w:r w:rsidR="00C41270">
          <w:rPr>
            <w:rFonts w:ascii="Arial" w:eastAsia="Times New Roman" w:hAnsi="Arial" w:cs="Arial"/>
            <w:i/>
            <w:iCs/>
            <w:color w:val="000000"/>
            <w:sz w:val="22"/>
            <w:szCs w:val="22"/>
          </w:rPr>
          <w:lastRenderedPageBreak/>
          <w:t>Auditory cortex is necessary for detection in noise.</w:t>
        </w:r>
      </w:ins>
    </w:p>
    <w:p w14:paraId="14B1072E" w14:textId="0742EB64" w:rsidR="00D80F68" w:rsidDel="00C41270" w:rsidRDefault="00C41270" w:rsidP="00C41270">
      <w:pPr>
        <w:jc w:val="both"/>
        <w:rPr>
          <w:del w:id="254" w:author="Microsoft Office User" w:date="2021-04-28T11:19:00Z"/>
          <w:rFonts w:ascii="Arial" w:eastAsia="Times New Roman" w:hAnsi="Arial" w:cs="Arial"/>
          <w:color w:val="000000"/>
          <w:sz w:val="22"/>
          <w:szCs w:val="22"/>
        </w:rPr>
      </w:pPr>
      <w:ins w:id="255" w:author="Microsoft Office User" w:date="2021-04-28T11:22:00Z">
        <w:r>
          <w:rPr>
            <w:rFonts w:ascii="Arial" w:eastAsia="Times New Roman" w:hAnsi="Arial" w:cs="Arial"/>
            <w:color w:val="000000"/>
            <w:sz w:val="22"/>
            <w:szCs w:val="22"/>
          </w:rPr>
          <w:tab/>
          <w:t xml:space="preserve">We predicted that contrast adaptation in auditory cortex shapes performance in this behavioral task. To test this prediction, we inactivated auditory cortex using the GABA agonist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to assess whether it is necessary for task performance. We first validated that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disrupts cortical coding of target sounds by applying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topically to the cortical surface of awake, untrained mice while recording neuronal responses during passive playback of the behavioral stimuli (</w:t>
        </w:r>
      </w:ins>
      <w:ins w:id="256" w:author="Microsoft Office User" w:date="2021-04-28T11:31:00Z">
        <w:r w:rsidR="005A3A78">
          <w:rPr>
            <w:rFonts w:ascii="Arial" w:eastAsia="Times New Roman" w:hAnsi="Arial" w:cs="Arial"/>
            <w:color w:val="000000"/>
            <w:sz w:val="22"/>
            <w:szCs w:val="22"/>
          </w:rPr>
          <w:t xml:space="preserve">Supplementary </w:t>
        </w:r>
      </w:ins>
      <w:ins w:id="257" w:author="Microsoft Office User" w:date="2021-04-28T11:22:00Z">
        <w:r>
          <w:rPr>
            <w:rFonts w:ascii="Arial" w:eastAsia="Times New Roman" w:hAnsi="Arial" w:cs="Arial"/>
            <w:color w:val="000000"/>
            <w:sz w:val="22"/>
            <w:szCs w:val="22"/>
          </w:rPr>
          <w:t xml:space="preserve">Figure </w:t>
        </w:r>
      </w:ins>
      <w:ins w:id="258" w:author="Microsoft Office User" w:date="2021-04-28T11:31:00Z">
        <w:r w:rsidR="005A3A78">
          <w:rPr>
            <w:rFonts w:ascii="Arial" w:eastAsia="Times New Roman" w:hAnsi="Arial" w:cs="Arial"/>
            <w:color w:val="000000"/>
            <w:sz w:val="22"/>
            <w:szCs w:val="22"/>
          </w:rPr>
          <w:t>1</w:t>
        </w:r>
      </w:ins>
      <w:ins w:id="259" w:author="Microsoft Office User" w:date="2021-04-28T11:22:00Z">
        <w:r>
          <w:rPr>
            <w:rFonts w:ascii="Arial" w:eastAsia="Times New Roman" w:hAnsi="Arial" w:cs="Arial"/>
            <w:color w:val="000000"/>
            <w:sz w:val="22"/>
            <w:szCs w:val="22"/>
          </w:rPr>
          <w:t xml:space="preserve">a). We first recorded baseline responses to all stimuli, </w:t>
        </w:r>
      </w:ins>
    </w:p>
    <w:p w14:paraId="666D1E8A" w14:textId="77777777" w:rsidR="00D80F68" w:rsidDel="00C41270" w:rsidRDefault="00D80F68" w:rsidP="000A7884">
      <w:pPr>
        <w:jc w:val="both"/>
        <w:rPr>
          <w:del w:id="260" w:author="Microsoft Office User" w:date="2021-04-28T11:19:00Z"/>
          <w:rFonts w:ascii="Arial" w:eastAsia="Times New Roman" w:hAnsi="Arial" w:cs="Arial"/>
          <w:color w:val="000000"/>
          <w:sz w:val="22"/>
          <w:szCs w:val="22"/>
        </w:rPr>
      </w:pPr>
    </w:p>
    <w:p w14:paraId="03398222" w14:textId="2C630C56" w:rsidR="0000545D" w:rsidRDefault="0008595A"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 xml:space="preserve">then topically applied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or saline, waited 30 minutes, and recorded stimulus responses again. After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application, there was a marked decrease in neural responses to targets compared to the baseline recordings (</w:t>
      </w:r>
      <w:ins w:id="261" w:author="Microsoft Office User" w:date="2021-04-28T11:31:00Z">
        <w:r w:rsidR="005A3A78">
          <w:rPr>
            <w:rFonts w:ascii="Arial" w:eastAsia="Times New Roman" w:hAnsi="Arial" w:cs="Arial"/>
            <w:color w:val="000000"/>
            <w:sz w:val="22"/>
            <w:szCs w:val="22"/>
          </w:rPr>
          <w:t>Supplementary Figure 1</w:t>
        </w:r>
      </w:ins>
      <w:del w:id="262" w:author="Microsoft Office User" w:date="2021-04-28T11:31:00Z">
        <w:r w:rsidDel="005A3A78">
          <w:rPr>
            <w:rFonts w:ascii="Arial" w:eastAsia="Times New Roman" w:hAnsi="Arial" w:cs="Arial"/>
            <w:color w:val="000000"/>
            <w:sz w:val="22"/>
            <w:szCs w:val="22"/>
          </w:rPr>
          <w:delText>Figure 3</w:delText>
        </w:r>
      </w:del>
      <w:r>
        <w:rPr>
          <w:rFonts w:ascii="Arial" w:eastAsia="Times New Roman" w:hAnsi="Arial" w:cs="Arial"/>
          <w:color w:val="000000"/>
          <w:sz w:val="22"/>
          <w:szCs w:val="22"/>
        </w:rPr>
        <w:t>b). Notably, in our saline control, we observed little to no change in neural responses after saline application (</w:t>
      </w:r>
      <w:ins w:id="263" w:author="Microsoft Office User" w:date="2021-04-28T11:31:00Z">
        <w:r w:rsidR="005A3A78">
          <w:rPr>
            <w:rFonts w:ascii="Arial" w:eastAsia="Times New Roman" w:hAnsi="Arial" w:cs="Arial"/>
            <w:color w:val="000000"/>
            <w:sz w:val="22"/>
            <w:szCs w:val="22"/>
          </w:rPr>
          <w:t>Supplementary Figure 1</w:t>
        </w:r>
      </w:ins>
      <w:del w:id="264" w:author="Microsoft Office User" w:date="2021-04-28T11:31:00Z">
        <w:r w:rsidDel="005A3A78">
          <w:rPr>
            <w:rFonts w:ascii="Arial" w:eastAsia="Times New Roman" w:hAnsi="Arial" w:cs="Arial"/>
            <w:color w:val="000000"/>
            <w:sz w:val="22"/>
            <w:szCs w:val="22"/>
          </w:rPr>
          <w:delText>Figure 3</w:delText>
        </w:r>
      </w:del>
      <w:r>
        <w:rPr>
          <w:rFonts w:ascii="Arial" w:eastAsia="Times New Roman" w:hAnsi="Arial" w:cs="Arial"/>
          <w:color w:val="000000"/>
          <w:sz w:val="22"/>
          <w:szCs w:val="22"/>
        </w:rPr>
        <w:t xml:space="preserve">c). Comparison of target responses after saline vs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application revealed nearly complete suppression of responses to both targets and noise in high and low contrast (</w:t>
      </w:r>
      <w:ins w:id="265" w:author="Microsoft Office User" w:date="2021-04-28T11:31:00Z">
        <w:r w:rsidR="005A3A78">
          <w:rPr>
            <w:rFonts w:ascii="Arial" w:eastAsia="Times New Roman" w:hAnsi="Arial" w:cs="Arial"/>
            <w:color w:val="000000"/>
            <w:sz w:val="22"/>
            <w:szCs w:val="22"/>
          </w:rPr>
          <w:t>Supplementary Figure 1</w:t>
        </w:r>
      </w:ins>
      <w:del w:id="266" w:author="Microsoft Office User" w:date="2021-04-28T11:31:00Z">
        <w:r w:rsidDel="005A3A78">
          <w:rPr>
            <w:rFonts w:ascii="Arial" w:eastAsia="Times New Roman" w:hAnsi="Arial" w:cs="Arial"/>
            <w:color w:val="000000"/>
            <w:sz w:val="22"/>
            <w:szCs w:val="22"/>
          </w:rPr>
          <w:delText>Figure 3</w:delText>
        </w:r>
      </w:del>
      <w:r>
        <w:rPr>
          <w:rFonts w:ascii="Arial" w:eastAsia="Times New Roman" w:hAnsi="Arial" w:cs="Arial"/>
          <w:color w:val="000000"/>
          <w:sz w:val="22"/>
          <w:szCs w:val="22"/>
        </w:rPr>
        <w:t xml:space="preserve">d). These results confirmed that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effectively disrupts the cortical coding of our behavioral stimuli.</w:t>
      </w:r>
    </w:p>
    <w:p w14:paraId="5041F857" w14:textId="0FFC6F3A" w:rsidR="0008595A" w:rsidRDefault="00F70576"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To test whether this cortical disruption perturbs behavioral performance, we repeated the same experiments in behaving mice, administering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or saline through chronically implanted </w:t>
      </w:r>
      <w:proofErr w:type="spellStart"/>
      <w:r>
        <w:rPr>
          <w:rFonts w:ascii="Arial" w:eastAsia="Times New Roman" w:hAnsi="Arial" w:cs="Arial"/>
          <w:color w:val="000000"/>
          <w:sz w:val="22"/>
          <w:szCs w:val="22"/>
        </w:rPr>
        <w:t>cannulae</w:t>
      </w:r>
      <w:proofErr w:type="spellEnd"/>
      <w:r>
        <w:rPr>
          <w:rFonts w:ascii="Arial" w:eastAsia="Times New Roman" w:hAnsi="Arial" w:cs="Arial"/>
          <w:color w:val="000000"/>
          <w:sz w:val="22"/>
          <w:szCs w:val="22"/>
        </w:rPr>
        <w:t xml:space="preserve"> (Figure 3</w:t>
      </w:r>
      <w:ins w:id="267" w:author="Microsoft Office User" w:date="2021-04-28T11:31:00Z">
        <w:r w:rsidR="005A3A78">
          <w:rPr>
            <w:rFonts w:ascii="Arial" w:eastAsia="Times New Roman" w:hAnsi="Arial" w:cs="Arial"/>
            <w:color w:val="000000"/>
            <w:sz w:val="22"/>
            <w:szCs w:val="22"/>
          </w:rPr>
          <w:t>a</w:t>
        </w:r>
      </w:ins>
      <w:del w:id="268" w:author="Microsoft Office User" w:date="2021-04-28T11:31:00Z">
        <w:r w:rsidDel="005A3A78">
          <w:rPr>
            <w:rFonts w:ascii="Arial" w:eastAsia="Times New Roman" w:hAnsi="Arial" w:cs="Arial"/>
            <w:color w:val="000000"/>
            <w:sz w:val="22"/>
            <w:szCs w:val="22"/>
          </w:rPr>
          <w:delText>e</w:delText>
        </w:r>
      </w:del>
      <w:r>
        <w:rPr>
          <w:rFonts w:ascii="Arial" w:eastAsia="Times New Roman" w:hAnsi="Arial" w:cs="Arial"/>
          <w:color w:val="000000"/>
          <w:sz w:val="22"/>
          <w:szCs w:val="22"/>
        </w:rPr>
        <w:t xml:space="preserve">). As observed in cortical activity, there was a profound decrease in the rate of responding to both targets (hits) and noise (false alarms) in both contrasts (Figure </w:t>
      </w:r>
      <w:del w:id="269" w:author="Microsoft Office User" w:date="2021-04-28T11:33:00Z">
        <w:r w:rsidDel="005A3A78">
          <w:rPr>
            <w:rFonts w:ascii="Arial" w:eastAsia="Times New Roman" w:hAnsi="Arial" w:cs="Arial"/>
            <w:color w:val="000000"/>
            <w:sz w:val="22"/>
            <w:szCs w:val="22"/>
          </w:rPr>
          <w:delText>3f</w:delText>
        </w:r>
      </w:del>
      <w:ins w:id="270" w:author="Microsoft Office User" w:date="2021-04-28T11:33:00Z">
        <w:r w:rsidR="005A3A78">
          <w:rPr>
            <w:rFonts w:ascii="Arial" w:eastAsia="Times New Roman" w:hAnsi="Arial" w:cs="Arial"/>
            <w:color w:val="000000"/>
            <w:sz w:val="22"/>
            <w:szCs w:val="22"/>
          </w:rPr>
          <w:t>3</w:t>
        </w:r>
        <w:r w:rsidR="005A3A78">
          <w:rPr>
            <w:rFonts w:ascii="Arial" w:eastAsia="Times New Roman" w:hAnsi="Arial" w:cs="Arial"/>
            <w:color w:val="000000"/>
            <w:sz w:val="22"/>
            <w:szCs w:val="22"/>
          </w:rPr>
          <w:t>b</w:t>
        </w:r>
      </w:ins>
      <w:r>
        <w:rPr>
          <w:rFonts w:ascii="Arial" w:eastAsia="Times New Roman" w:hAnsi="Arial" w:cs="Arial"/>
          <w:color w:val="000000"/>
          <w:sz w:val="22"/>
          <w:szCs w:val="22"/>
        </w:rPr>
        <w:t xml:space="preserve">). We quantified these effects on the psychometric curve, and observed significant decrease in the response rate at the highest volume, false alarm rate, and slope of the psychometric functions (Figure </w:t>
      </w:r>
      <w:del w:id="271" w:author="Microsoft Office User" w:date="2021-04-28T11:33:00Z">
        <w:r w:rsidDel="005A3A78">
          <w:rPr>
            <w:rFonts w:ascii="Arial" w:eastAsia="Times New Roman" w:hAnsi="Arial" w:cs="Arial"/>
            <w:color w:val="000000"/>
            <w:sz w:val="22"/>
            <w:szCs w:val="22"/>
          </w:rPr>
          <w:delText>3g</w:delText>
        </w:r>
      </w:del>
      <w:ins w:id="272" w:author="Microsoft Office User" w:date="2021-04-28T11:33:00Z">
        <w:r w:rsidR="005A3A78">
          <w:rPr>
            <w:rFonts w:ascii="Arial" w:eastAsia="Times New Roman" w:hAnsi="Arial" w:cs="Arial"/>
            <w:color w:val="000000"/>
            <w:sz w:val="22"/>
            <w:szCs w:val="22"/>
          </w:rPr>
          <w:t>3</w:t>
        </w:r>
        <w:r w:rsidR="005A3A78">
          <w:rPr>
            <w:rFonts w:ascii="Arial" w:eastAsia="Times New Roman" w:hAnsi="Arial" w:cs="Arial"/>
            <w:color w:val="000000"/>
            <w:sz w:val="22"/>
            <w:szCs w:val="22"/>
          </w:rPr>
          <w:t>c</w:t>
        </w:r>
      </w:ins>
      <w:r>
        <w:rPr>
          <w:rFonts w:ascii="Arial" w:eastAsia="Times New Roman" w:hAnsi="Arial" w:cs="Arial"/>
          <w:color w:val="000000"/>
          <w:sz w:val="22"/>
          <w:szCs w:val="22"/>
        </w:rPr>
        <w:t xml:space="preserve">). The only parameter that was unaffected by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was the behavioral threshold (Figure </w:t>
      </w:r>
      <w:del w:id="273" w:author="Microsoft Office User" w:date="2021-04-28T11:33:00Z">
        <w:r w:rsidDel="005A3A78">
          <w:rPr>
            <w:rFonts w:ascii="Arial" w:eastAsia="Times New Roman" w:hAnsi="Arial" w:cs="Arial"/>
            <w:color w:val="000000"/>
            <w:sz w:val="22"/>
            <w:szCs w:val="22"/>
          </w:rPr>
          <w:delText>3g</w:delText>
        </w:r>
      </w:del>
      <w:ins w:id="274" w:author="Microsoft Office User" w:date="2021-04-28T11:33:00Z">
        <w:r w:rsidR="005A3A78">
          <w:rPr>
            <w:rFonts w:ascii="Arial" w:eastAsia="Times New Roman" w:hAnsi="Arial" w:cs="Arial"/>
            <w:color w:val="000000"/>
            <w:sz w:val="22"/>
            <w:szCs w:val="22"/>
          </w:rPr>
          <w:t>3</w:t>
        </w:r>
        <w:r w:rsidR="005A3A78">
          <w:rPr>
            <w:rFonts w:ascii="Arial" w:eastAsia="Times New Roman" w:hAnsi="Arial" w:cs="Arial"/>
            <w:color w:val="000000"/>
            <w:sz w:val="22"/>
            <w:szCs w:val="22"/>
          </w:rPr>
          <w:t>c</w:t>
        </w:r>
      </w:ins>
      <w:r>
        <w:rPr>
          <w:rFonts w:ascii="Arial" w:eastAsia="Times New Roman" w:hAnsi="Arial" w:cs="Arial"/>
          <w:color w:val="000000"/>
          <w:sz w:val="22"/>
          <w:szCs w:val="22"/>
        </w:rPr>
        <w:t>, bottom left panel).</w:t>
      </w:r>
    </w:p>
    <w:p w14:paraId="0BB58605" w14:textId="31327266" w:rsidR="005A3A78" w:rsidRDefault="00F70576" w:rsidP="000A7884">
      <w:pPr>
        <w:jc w:val="both"/>
        <w:rPr>
          <w:ins w:id="275" w:author="Microsoft Office User" w:date="2021-04-28T11:33:00Z"/>
          <w:rFonts w:ascii="Arial" w:eastAsia="Times New Roman" w:hAnsi="Arial" w:cs="Arial"/>
          <w:color w:val="000000"/>
          <w:sz w:val="22"/>
          <w:szCs w:val="22"/>
        </w:rPr>
      </w:pPr>
      <w:r>
        <w:rPr>
          <w:rFonts w:ascii="Arial" w:eastAsia="Times New Roman" w:hAnsi="Arial" w:cs="Arial"/>
          <w:color w:val="000000"/>
          <w:sz w:val="22"/>
          <w:szCs w:val="22"/>
        </w:rPr>
        <w:tab/>
      </w:r>
      <w:r w:rsidR="00BA3B7D">
        <w:rPr>
          <w:rFonts w:ascii="Arial" w:eastAsia="Times New Roman" w:hAnsi="Arial" w:cs="Arial"/>
          <w:color w:val="000000"/>
          <w:sz w:val="22"/>
          <w:szCs w:val="22"/>
        </w:rPr>
        <w:t xml:space="preserve">A </w:t>
      </w:r>
      <w:r>
        <w:rPr>
          <w:rFonts w:ascii="Arial" w:eastAsia="Times New Roman" w:hAnsi="Arial" w:cs="Arial"/>
          <w:color w:val="000000"/>
          <w:sz w:val="22"/>
          <w:szCs w:val="22"/>
        </w:rPr>
        <w:t xml:space="preserve">potential alternative effect of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w:t>
      </w:r>
      <w:r w:rsidR="00BA3B7D">
        <w:rPr>
          <w:rFonts w:ascii="Arial" w:eastAsia="Times New Roman" w:hAnsi="Arial" w:cs="Arial"/>
          <w:color w:val="000000"/>
          <w:sz w:val="22"/>
          <w:szCs w:val="22"/>
        </w:rPr>
        <w:t>is a general loss of function that is not specific to hearing target sounds</w:t>
      </w:r>
      <w:ins w:id="276" w:author="Microsoft Office User" w:date="2021-04-28T11:33:00Z">
        <w:r w:rsidR="005A3A78">
          <w:rPr>
            <w:rFonts w:ascii="Arial" w:eastAsia="Times New Roman" w:hAnsi="Arial" w:cs="Arial"/>
            <w:color w:val="000000"/>
            <w:sz w:val="22"/>
            <w:szCs w:val="22"/>
          </w:rPr>
          <w:t xml:space="preserve">. To control for this, </w:t>
        </w:r>
      </w:ins>
      <w:ins w:id="277" w:author="Microsoft Office User" w:date="2021-04-28T11:34:00Z">
        <w:r w:rsidR="005A3A78">
          <w:rPr>
            <w:rFonts w:ascii="Arial" w:eastAsia="Times New Roman" w:hAnsi="Arial" w:cs="Arial"/>
            <w:color w:val="000000"/>
            <w:sz w:val="22"/>
            <w:szCs w:val="22"/>
          </w:rPr>
          <w:t xml:space="preserve">we devised another task where instead of detecting targets in noise (Figure 3d), mice </w:t>
        </w:r>
      </w:ins>
      <w:ins w:id="278" w:author="Microsoft Office User" w:date="2021-04-28T11:41:00Z">
        <w:r w:rsidR="00A95162">
          <w:rPr>
            <w:rFonts w:ascii="Arial" w:eastAsia="Times New Roman" w:hAnsi="Arial" w:cs="Arial"/>
            <w:color w:val="000000"/>
            <w:sz w:val="22"/>
            <w:szCs w:val="22"/>
          </w:rPr>
          <w:t>detected</w:t>
        </w:r>
      </w:ins>
      <w:ins w:id="279" w:author="Microsoft Office User" w:date="2021-04-28T11:34:00Z">
        <w:r w:rsidR="005A3A78">
          <w:rPr>
            <w:rFonts w:ascii="Arial" w:eastAsia="Times New Roman" w:hAnsi="Arial" w:cs="Arial"/>
            <w:color w:val="000000"/>
            <w:sz w:val="22"/>
            <w:szCs w:val="22"/>
          </w:rPr>
          <w:t xml:space="preserve"> targets </w:t>
        </w:r>
      </w:ins>
      <w:ins w:id="280" w:author="Microsoft Office User" w:date="2021-04-28T11:35:00Z">
        <w:r w:rsidR="005A3A78">
          <w:rPr>
            <w:rFonts w:ascii="Arial" w:eastAsia="Times New Roman" w:hAnsi="Arial" w:cs="Arial"/>
            <w:color w:val="000000"/>
            <w:sz w:val="22"/>
            <w:szCs w:val="22"/>
          </w:rPr>
          <w:t>in silence (Figure 3e). To ensure equivalency between the two tasks, we took the highest volume trial of the target in noise task (</w:t>
        </w:r>
      </w:ins>
      <w:ins w:id="281" w:author="Microsoft Office User" w:date="2021-04-28T11:40:00Z">
        <w:r w:rsidR="00A95162">
          <w:rPr>
            <w:rFonts w:ascii="Arial" w:eastAsia="Times New Roman" w:hAnsi="Arial" w:cs="Arial"/>
            <w:color w:val="000000"/>
            <w:sz w:val="22"/>
            <w:szCs w:val="22"/>
          </w:rPr>
          <w:t xml:space="preserve">25dB SNR in high contrast; </w:t>
        </w:r>
      </w:ins>
      <w:ins w:id="282" w:author="Microsoft Office User" w:date="2021-04-28T11:35:00Z">
        <w:r w:rsidR="005A3A78">
          <w:rPr>
            <w:rFonts w:ascii="Arial" w:eastAsia="Times New Roman" w:hAnsi="Arial" w:cs="Arial"/>
            <w:color w:val="000000"/>
            <w:sz w:val="22"/>
            <w:szCs w:val="22"/>
          </w:rPr>
          <w:t>Figure 3</w:t>
        </w:r>
      </w:ins>
      <w:ins w:id="283" w:author="Microsoft Office User" w:date="2021-04-28T11:36:00Z">
        <w:r w:rsidR="005A3A78">
          <w:rPr>
            <w:rFonts w:ascii="Arial" w:eastAsia="Times New Roman" w:hAnsi="Arial" w:cs="Arial"/>
            <w:color w:val="000000"/>
            <w:sz w:val="22"/>
            <w:szCs w:val="22"/>
          </w:rPr>
          <w:t xml:space="preserve">d, left panel), and </w:t>
        </w:r>
        <w:r w:rsidR="00A95162">
          <w:rPr>
            <w:rFonts w:ascii="Arial" w:eastAsia="Times New Roman" w:hAnsi="Arial" w:cs="Arial"/>
            <w:color w:val="000000"/>
            <w:sz w:val="22"/>
            <w:szCs w:val="22"/>
          </w:rPr>
          <w:t xml:space="preserve">removed the background noise during the </w:t>
        </w:r>
      </w:ins>
      <w:ins w:id="284" w:author="Microsoft Office User" w:date="2021-04-28T11:37:00Z">
        <w:r w:rsidR="00A95162">
          <w:rPr>
            <w:rFonts w:ascii="Arial" w:eastAsia="Times New Roman" w:hAnsi="Arial" w:cs="Arial"/>
            <w:color w:val="000000"/>
            <w:sz w:val="22"/>
            <w:szCs w:val="22"/>
          </w:rPr>
          <w:t>target detection period</w:t>
        </w:r>
      </w:ins>
      <w:ins w:id="285" w:author="Microsoft Office User" w:date="2021-04-28T11:39:00Z">
        <w:r w:rsidR="00A95162">
          <w:rPr>
            <w:rFonts w:ascii="Arial" w:eastAsia="Times New Roman" w:hAnsi="Arial" w:cs="Arial"/>
            <w:color w:val="000000"/>
            <w:sz w:val="22"/>
            <w:szCs w:val="22"/>
          </w:rPr>
          <w:t xml:space="preserve"> (Figure 3e, left panel)</w:t>
        </w:r>
      </w:ins>
      <w:ins w:id="286" w:author="Microsoft Office User" w:date="2021-04-28T11:37:00Z">
        <w:r w:rsidR="00A95162">
          <w:rPr>
            <w:rFonts w:ascii="Arial" w:eastAsia="Times New Roman" w:hAnsi="Arial" w:cs="Arial"/>
            <w:color w:val="000000"/>
            <w:sz w:val="22"/>
            <w:szCs w:val="22"/>
          </w:rPr>
          <w:t>. As such, mice detect</w:t>
        </w:r>
      </w:ins>
      <w:ins w:id="287" w:author="Microsoft Office User" w:date="2021-04-28T11:39:00Z">
        <w:r w:rsidR="00A95162">
          <w:rPr>
            <w:rFonts w:ascii="Arial" w:eastAsia="Times New Roman" w:hAnsi="Arial" w:cs="Arial"/>
            <w:color w:val="000000"/>
            <w:sz w:val="22"/>
            <w:szCs w:val="22"/>
          </w:rPr>
          <w:t>ed</w:t>
        </w:r>
      </w:ins>
      <w:ins w:id="288" w:author="Microsoft Office User" w:date="2021-04-28T11:37:00Z">
        <w:r w:rsidR="00A95162">
          <w:rPr>
            <w:rFonts w:ascii="Arial" w:eastAsia="Times New Roman" w:hAnsi="Arial" w:cs="Arial"/>
            <w:color w:val="000000"/>
            <w:sz w:val="22"/>
            <w:szCs w:val="22"/>
          </w:rPr>
          <w:t xml:space="preserve"> the exact same targets as in the previous task, but without the </w:t>
        </w:r>
      </w:ins>
      <w:ins w:id="289" w:author="Microsoft Office User" w:date="2021-04-28T11:38:00Z">
        <w:r w:rsidR="00A95162">
          <w:rPr>
            <w:rFonts w:ascii="Arial" w:eastAsia="Times New Roman" w:hAnsi="Arial" w:cs="Arial"/>
            <w:color w:val="000000"/>
            <w:sz w:val="22"/>
            <w:szCs w:val="22"/>
          </w:rPr>
          <w:t>flanking noise, allowing us to test whether auditory cortex is specifically required for detection in the presence of noise.</w:t>
        </w:r>
      </w:ins>
      <w:ins w:id="290" w:author="Microsoft Office User" w:date="2021-04-28T11:39:00Z">
        <w:r w:rsidR="00A95162">
          <w:rPr>
            <w:rFonts w:ascii="Arial" w:eastAsia="Times New Roman" w:hAnsi="Arial" w:cs="Arial"/>
            <w:color w:val="000000"/>
            <w:sz w:val="22"/>
            <w:szCs w:val="22"/>
          </w:rPr>
          <w:t xml:space="preserve"> To assess psychometric performance in this new task, we modulated </w:t>
        </w:r>
      </w:ins>
      <w:ins w:id="291" w:author="Microsoft Office User" w:date="2021-04-28T11:40:00Z">
        <w:r w:rsidR="00A95162">
          <w:rPr>
            <w:rFonts w:ascii="Arial" w:eastAsia="Times New Roman" w:hAnsi="Arial" w:cs="Arial"/>
            <w:color w:val="000000"/>
            <w:sz w:val="22"/>
            <w:szCs w:val="22"/>
          </w:rPr>
          <w:t>detection difficulty by attenuating the volume of each target.</w:t>
        </w:r>
      </w:ins>
      <w:del w:id="292" w:author="Microsoft Office User" w:date="2021-04-28T11:33:00Z">
        <w:r w:rsidR="00BA3B7D" w:rsidDel="005A3A78">
          <w:rPr>
            <w:rFonts w:ascii="Arial" w:eastAsia="Times New Roman" w:hAnsi="Arial" w:cs="Arial"/>
            <w:color w:val="000000"/>
            <w:sz w:val="22"/>
            <w:szCs w:val="22"/>
          </w:rPr>
          <w:delText xml:space="preserve">, </w:delText>
        </w:r>
      </w:del>
    </w:p>
    <w:p w14:paraId="19CCBC41" w14:textId="086A57B4" w:rsidR="00A95162" w:rsidRDefault="00A95162" w:rsidP="000A7884">
      <w:pPr>
        <w:jc w:val="both"/>
        <w:rPr>
          <w:ins w:id="293" w:author="Microsoft Office User" w:date="2021-04-28T11:41:00Z"/>
          <w:rFonts w:ascii="Arial" w:eastAsia="Times New Roman" w:hAnsi="Arial" w:cs="Arial"/>
          <w:color w:val="000000"/>
          <w:sz w:val="22"/>
          <w:szCs w:val="22"/>
        </w:rPr>
      </w:pPr>
      <w:ins w:id="294" w:author="Microsoft Office User" w:date="2021-04-28T11:41:00Z">
        <w:r>
          <w:rPr>
            <w:rFonts w:ascii="Arial" w:eastAsia="Times New Roman" w:hAnsi="Arial" w:cs="Arial"/>
            <w:color w:val="000000"/>
            <w:sz w:val="22"/>
            <w:szCs w:val="22"/>
          </w:rPr>
          <w:tab/>
        </w:r>
      </w:ins>
      <w:ins w:id="295" w:author="Microsoft Office User" w:date="2021-04-28T11:43:00Z">
        <w:r>
          <w:rPr>
            <w:rFonts w:ascii="Arial" w:eastAsia="Times New Roman" w:hAnsi="Arial" w:cs="Arial"/>
            <w:color w:val="000000"/>
            <w:sz w:val="22"/>
            <w:szCs w:val="22"/>
          </w:rPr>
          <w:t xml:space="preserve">As observed previously, inactivation of auditory cortex hindered detection in high contrast noise (Figure 3d, right panel). However, </w:t>
        </w:r>
      </w:ins>
      <w:ins w:id="296" w:author="Microsoft Office User" w:date="2021-04-28T11:44:00Z">
        <w:r>
          <w:rPr>
            <w:rFonts w:ascii="Arial" w:eastAsia="Times New Roman" w:hAnsi="Arial" w:cs="Arial"/>
            <w:color w:val="000000"/>
            <w:sz w:val="22"/>
            <w:szCs w:val="22"/>
          </w:rPr>
          <w:t>cortical inactivation had little effect on psychometric</w:t>
        </w:r>
      </w:ins>
      <w:ins w:id="297" w:author="Microsoft Office User" w:date="2021-04-28T11:45:00Z">
        <w:r>
          <w:rPr>
            <w:rFonts w:ascii="Arial" w:eastAsia="Times New Roman" w:hAnsi="Arial" w:cs="Arial"/>
            <w:color w:val="000000"/>
            <w:sz w:val="22"/>
            <w:szCs w:val="22"/>
          </w:rPr>
          <w:t xml:space="preserve"> </w:t>
        </w:r>
      </w:ins>
      <w:ins w:id="298" w:author="Microsoft Office User" w:date="2021-04-28T11:44:00Z">
        <w:r>
          <w:rPr>
            <w:rFonts w:ascii="Arial" w:eastAsia="Times New Roman" w:hAnsi="Arial" w:cs="Arial"/>
            <w:color w:val="000000"/>
            <w:sz w:val="22"/>
            <w:szCs w:val="22"/>
          </w:rPr>
          <w:t>performance in silence (Figure 3e, right panel).</w:t>
        </w:r>
      </w:ins>
      <w:ins w:id="299" w:author="Microsoft Office User" w:date="2021-04-28T11:45:00Z">
        <w:r>
          <w:rPr>
            <w:rFonts w:ascii="Arial" w:eastAsia="Times New Roman" w:hAnsi="Arial" w:cs="Arial"/>
            <w:color w:val="000000"/>
            <w:sz w:val="22"/>
            <w:szCs w:val="22"/>
          </w:rPr>
          <w:t xml:space="preserve"> We quantified these effects in the two tasks as previously described, </w:t>
        </w:r>
      </w:ins>
      <w:ins w:id="300" w:author="Microsoft Office User" w:date="2021-04-28T11:46:00Z">
        <w:r>
          <w:rPr>
            <w:rFonts w:ascii="Arial" w:eastAsia="Times New Roman" w:hAnsi="Arial" w:cs="Arial"/>
            <w:color w:val="000000"/>
            <w:sz w:val="22"/>
            <w:szCs w:val="22"/>
          </w:rPr>
          <w:t xml:space="preserve">and found that </w:t>
        </w:r>
      </w:ins>
      <w:ins w:id="301" w:author="Microsoft Office User" w:date="2021-04-28T11:47:00Z">
        <w:r w:rsidR="002A6675">
          <w:rPr>
            <w:rFonts w:ascii="Arial" w:eastAsia="Times New Roman" w:hAnsi="Arial" w:cs="Arial"/>
            <w:color w:val="000000"/>
            <w:sz w:val="22"/>
            <w:szCs w:val="22"/>
          </w:rPr>
          <w:t xml:space="preserve">the effect of </w:t>
        </w:r>
        <w:proofErr w:type="spellStart"/>
        <w:r w:rsidR="002A6675">
          <w:rPr>
            <w:rFonts w:ascii="Arial" w:eastAsia="Times New Roman" w:hAnsi="Arial" w:cs="Arial"/>
            <w:color w:val="000000"/>
            <w:sz w:val="22"/>
            <w:szCs w:val="22"/>
          </w:rPr>
          <w:t>muscimol</w:t>
        </w:r>
        <w:proofErr w:type="spellEnd"/>
        <w:r w:rsidR="002A6675">
          <w:rPr>
            <w:rFonts w:ascii="Arial" w:eastAsia="Times New Roman" w:hAnsi="Arial" w:cs="Arial"/>
            <w:color w:val="000000"/>
            <w:sz w:val="22"/>
            <w:szCs w:val="22"/>
          </w:rPr>
          <w:t xml:space="preserve"> was greatest during the target in noise task, </w:t>
        </w:r>
      </w:ins>
      <w:ins w:id="302" w:author="Microsoft Office User" w:date="2021-04-28T11:48:00Z">
        <w:r w:rsidR="002A6675">
          <w:rPr>
            <w:rFonts w:ascii="Arial" w:eastAsia="Times New Roman" w:hAnsi="Arial" w:cs="Arial"/>
            <w:color w:val="000000"/>
            <w:sz w:val="22"/>
            <w:szCs w:val="22"/>
          </w:rPr>
          <w:t xml:space="preserve">significantly affecting the max response rate (STATS), threshold (STATS), and moderately affecting slope (STATS). On the other hand, </w:t>
        </w:r>
      </w:ins>
      <w:ins w:id="303" w:author="Microsoft Office User" w:date="2021-04-28T11:49:00Z">
        <w:r w:rsidR="002A6675">
          <w:rPr>
            <w:rFonts w:ascii="Arial" w:eastAsia="Times New Roman" w:hAnsi="Arial" w:cs="Arial"/>
            <w:color w:val="000000"/>
            <w:sz w:val="22"/>
            <w:szCs w:val="22"/>
          </w:rPr>
          <w:t xml:space="preserve">during the detection in silence task, </w:t>
        </w:r>
        <w:proofErr w:type="spellStart"/>
        <w:r w:rsidR="002A6675">
          <w:rPr>
            <w:rFonts w:ascii="Arial" w:eastAsia="Times New Roman" w:hAnsi="Arial" w:cs="Arial"/>
            <w:color w:val="000000"/>
            <w:sz w:val="22"/>
            <w:szCs w:val="22"/>
          </w:rPr>
          <w:t>muscimol</w:t>
        </w:r>
        <w:proofErr w:type="spellEnd"/>
        <w:r w:rsidR="002A6675">
          <w:rPr>
            <w:rFonts w:ascii="Arial" w:eastAsia="Times New Roman" w:hAnsi="Arial" w:cs="Arial"/>
            <w:color w:val="000000"/>
            <w:sz w:val="22"/>
            <w:szCs w:val="22"/>
          </w:rPr>
          <w:t xml:space="preserve"> only significantly increased detection thresholds (STATS), while all other metrics were unaffected. </w:t>
        </w:r>
      </w:ins>
      <w:ins w:id="304" w:author="Microsoft Office User" w:date="2021-04-28T11:50:00Z">
        <w:r w:rsidR="002A6675">
          <w:rPr>
            <w:rFonts w:ascii="Arial" w:eastAsia="Times New Roman" w:hAnsi="Arial" w:cs="Arial"/>
            <w:color w:val="000000"/>
            <w:sz w:val="22"/>
            <w:szCs w:val="22"/>
          </w:rPr>
          <w:t>These results demonstrate that cortex is specifically necessary for detection in the presence of noise.</w:t>
        </w:r>
      </w:ins>
    </w:p>
    <w:p w14:paraId="0DE0FEF9" w14:textId="0A0BEC26" w:rsidR="00F70576" w:rsidRDefault="002A6675" w:rsidP="002A6675">
      <w:pPr>
        <w:ind w:firstLine="720"/>
        <w:jc w:val="both"/>
        <w:rPr>
          <w:rFonts w:ascii="Arial" w:eastAsia="Times New Roman" w:hAnsi="Arial" w:cs="Arial"/>
          <w:color w:val="000000"/>
          <w:sz w:val="22"/>
          <w:szCs w:val="22"/>
        </w:rPr>
        <w:pPrChange w:id="305" w:author="Microsoft Office User" w:date="2021-04-28T11:50:00Z">
          <w:pPr>
            <w:jc w:val="both"/>
          </w:pPr>
        </w:pPrChange>
      </w:pPr>
      <w:ins w:id="306" w:author="Microsoft Office User" w:date="2021-04-28T11:50:00Z">
        <w:r>
          <w:rPr>
            <w:rFonts w:ascii="Arial" w:eastAsia="Times New Roman" w:hAnsi="Arial" w:cs="Arial"/>
            <w:color w:val="000000"/>
            <w:sz w:val="22"/>
            <w:szCs w:val="22"/>
          </w:rPr>
          <w:t xml:space="preserve">An additional </w:t>
        </w:r>
      </w:ins>
      <w:ins w:id="307" w:author="Microsoft Office User" w:date="2021-04-28T11:51:00Z">
        <w:r>
          <w:rPr>
            <w:rFonts w:ascii="Arial" w:eastAsia="Times New Roman" w:hAnsi="Arial" w:cs="Arial"/>
            <w:color w:val="000000"/>
            <w:sz w:val="22"/>
            <w:szCs w:val="22"/>
          </w:rPr>
          <w:t xml:space="preserve">alternative effect of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is a general loss of </w:t>
        </w:r>
        <w:r>
          <w:rPr>
            <w:rFonts w:ascii="Arial" w:eastAsia="Times New Roman" w:hAnsi="Arial" w:cs="Arial"/>
            <w:color w:val="000000"/>
            <w:sz w:val="22"/>
            <w:szCs w:val="22"/>
          </w:rPr>
          <w:t>the ability to lick</w:t>
        </w:r>
      </w:ins>
      <w:del w:id="308" w:author="Microsoft Office User" w:date="2021-04-28T11:51:00Z">
        <w:r w:rsidR="00BA3B7D" w:rsidDel="002A6675">
          <w:rPr>
            <w:rFonts w:ascii="Arial" w:eastAsia="Times New Roman" w:hAnsi="Arial" w:cs="Arial"/>
            <w:color w:val="000000"/>
            <w:sz w:val="22"/>
            <w:szCs w:val="22"/>
          </w:rPr>
          <w:delText xml:space="preserve">which would manifest in </w:delText>
        </w:r>
        <w:r w:rsidR="0087106C" w:rsidDel="002A6675">
          <w:rPr>
            <w:rFonts w:ascii="Arial" w:eastAsia="Times New Roman" w:hAnsi="Arial" w:cs="Arial"/>
            <w:color w:val="000000"/>
            <w:sz w:val="22"/>
            <w:szCs w:val="22"/>
          </w:rPr>
          <w:delText>an overall</w:delText>
        </w:r>
        <w:r w:rsidR="00BA3B7D" w:rsidDel="002A6675">
          <w:rPr>
            <w:rFonts w:ascii="Arial" w:eastAsia="Times New Roman" w:hAnsi="Arial" w:cs="Arial"/>
            <w:color w:val="000000"/>
            <w:sz w:val="22"/>
            <w:szCs w:val="22"/>
          </w:rPr>
          <w:delText xml:space="preserve"> inability to lick</w:delText>
        </w:r>
      </w:del>
      <w:r w:rsidR="00BA3B7D">
        <w:rPr>
          <w:rFonts w:ascii="Arial" w:eastAsia="Times New Roman" w:hAnsi="Arial" w:cs="Arial"/>
          <w:color w:val="000000"/>
          <w:sz w:val="22"/>
          <w:szCs w:val="22"/>
        </w:rPr>
        <w:t>.</w:t>
      </w:r>
      <w:ins w:id="309" w:author="Microsoft Office User" w:date="2021-04-28T11:51:00Z">
        <w:r>
          <w:rPr>
            <w:rFonts w:ascii="Arial" w:eastAsia="Times New Roman" w:hAnsi="Arial" w:cs="Arial"/>
            <w:color w:val="000000"/>
            <w:sz w:val="22"/>
            <w:szCs w:val="22"/>
          </w:rPr>
          <w:t xml:space="preserve"> To assess this,</w:t>
        </w:r>
      </w:ins>
      <w:r w:rsidR="00BA3B7D">
        <w:rPr>
          <w:rFonts w:ascii="Arial" w:eastAsia="Times New Roman" w:hAnsi="Arial" w:cs="Arial"/>
          <w:color w:val="000000"/>
          <w:sz w:val="22"/>
          <w:szCs w:val="22"/>
        </w:rPr>
        <w:t xml:space="preserve"> </w:t>
      </w:r>
      <w:ins w:id="310" w:author="Microsoft Office User" w:date="2021-04-28T11:51:00Z">
        <w:r>
          <w:rPr>
            <w:rFonts w:ascii="Arial" w:eastAsia="Times New Roman" w:hAnsi="Arial" w:cs="Arial"/>
            <w:color w:val="000000"/>
            <w:sz w:val="22"/>
            <w:szCs w:val="22"/>
          </w:rPr>
          <w:t>w</w:t>
        </w:r>
      </w:ins>
      <w:del w:id="311" w:author="Microsoft Office User" w:date="2021-04-28T11:51:00Z">
        <w:r w:rsidR="00BA3B7D" w:rsidDel="002A6675">
          <w:rPr>
            <w:rFonts w:ascii="Arial" w:eastAsia="Times New Roman" w:hAnsi="Arial" w:cs="Arial"/>
            <w:color w:val="000000"/>
            <w:sz w:val="22"/>
            <w:szCs w:val="22"/>
          </w:rPr>
          <w:delText>W</w:delText>
        </w:r>
      </w:del>
      <w:r w:rsidR="00BA3B7D">
        <w:rPr>
          <w:rFonts w:ascii="Arial" w:eastAsia="Times New Roman" w:hAnsi="Arial" w:cs="Arial"/>
          <w:color w:val="000000"/>
          <w:sz w:val="22"/>
          <w:szCs w:val="22"/>
        </w:rPr>
        <w:t xml:space="preserve">e monitored the lick probability of the mice throughout the trial duration, and found that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specifically reduced licking responses during the period where targets were presented (</w:t>
      </w:r>
      <w:ins w:id="312" w:author="Microsoft Office User" w:date="2021-04-28T11:51:00Z">
        <w:r>
          <w:rPr>
            <w:rFonts w:ascii="Arial" w:eastAsia="Times New Roman" w:hAnsi="Arial" w:cs="Arial"/>
            <w:color w:val="000000"/>
            <w:sz w:val="22"/>
            <w:szCs w:val="22"/>
          </w:rPr>
          <w:t xml:space="preserve">Supplemental </w:t>
        </w:r>
      </w:ins>
      <w:r w:rsidR="00BA3B7D">
        <w:rPr>
          <w:rFonts w:ascii="Arial" w:eastAsia="Times New Roman" w:hAnsi="Arial" w:cs="Arial"/>
          <w:color w:val="000000"/>
          <w:sz w:val="22"/>
          <w:szCs w:val="22"/>
        </w:rPr>
        <w:t xml:space="preserve">Figure </w:t>
      </w:r>
      <w:ins w:id="313" w:author="Microsoft Office User" w:date="2021-04-28T11:51:00Z">
        <w:r>
          <w:rPr>
            <w:rFonts w:ascii="Arial" w:eastAsia="Times New Roman" w:hAnsi="Arial" w:cs="Arial"/>
            <w:color w:val="000000"/>
            <w:sz w:val="22"/>
            <w:szCs w:val="22"/>
          </w:rPr>
          <w:t>1</w:t>
        </w:r>
      </w:ins>
      <w:del w:id="314" w:author="Microsoft Office User" w:date="2021-04-28T11:51:00Z">
        <w:r w:rsidR="00BA3B7D" w:rsidDel="002A6675">
          <w:rPr>
            <w:rFonts w:ascii="Arial" w:eastAsia="Times New Roman" w:hAnsi="Arial" w:cs="Arial"/>
            <w:color w:val="000000"/>
            <w:sz w:val="22"/>
            <w:szCs w:val="22"/>
          </w:rPr>
          <w:delText>3</w:delText>
        </w:r>
      </w:del>
      <w:del w:id="315" w:author="Microsoft Office User" w:date="2021-04-28T11:52:00Z">
        <w:r w:rsidR="00BA3B7D" w:rsidDel="002A6675">
          <w:rPr>
            <w:rFonts w:ascii="Arial" w:eastAsia="Times New Roman" w:hAnsi="Arial" w:cs="Arial"/>
            <w:color w:val="000000"/>
            <w:sz w:val="22"/>
            <w:szCs w:val="22"/>
          </w:rPr>
          <w:delText>h</w:delText>
        </w:r>
      </w:del>
      <w:ins w:id="316" w:author="Microsoft Office User" w:date="2021-04-28T11:52:00Z">
        <w:r>
          <w:rPr>
            <w:rFonts w:ascii="Arial" w:eastAsia="Times New Roman" w:hAnsi="Arial" w:cs="Arial"/>
            <w:color w:val="000000"/>
            <w:sz w:val="22"/>
            <w:szCs w:val="22"/>
          </w:rPr>
          <w:t xml:space="preserve">d, </w:t>
        </w:r>
      </w:ins>
      <w:ins w:id="317" w:author="Microsoft Office User" w:date="2021-04-28T11:53:00Z">
        <w:r>
          <w:rPr>
            <w:rFonts w:ascii="Arial" w:eastAsia="Times New Roman" w:hAnsi="Arial" w:cs="Arial"/>
            <w:color w:val="000000"/>
            <w:sz w:val="22"/>
            <w:szCs w:val="22"/>
          </w:rPr>
          <w:t>right</w:t>
        </w:r>
      </w:ins>
      <w:ins w:id="318" w:author="Microsoft Office User" w:date="2021-04-28T11:52:00Z">
        <w:r>
          <w:rPr>
            <w:rFonts w:ascii="Arial" w:eastAsia="Times New Roman" w:hAnsi="Arial" w:cs="Arial"/>
            <w:color w:val="000000"/>
            <w:sz w:val="22"/>
            <w:szCs w:val="22"/>
          </w:rPr>
          <w:t xml:space="preserve"> panel of Supplemental Figure 1e</w:t>
        </w:r>
      </w:ins>
      <w:del w:id="319" w:author="Microsoft Office User" w:date="2021-04-28T11:52:00Z">
        <w:r w:rsidR="00BA3B7D" w:rsidDel="002A6675">
          <w:rPr>
            <w:rFonts w:ascii="Arial" w:eastAsia="Times New Roman" w:hAnsi="Arial" w:cs="Arial"/>
            <w:color w:val="000000"/>
            <w:sz w:val="22"/>
            <w:szCs w:val="22"/>
          </w:rPr>
          <w:delText>, top and bottom right panels</w:delText>
        </w:r>
      </w:del>
      <w:r w:rsidR="00BA3B7D">
        <w:rPr>
          <w:rFonts w:ascii="Arial" w:eastAsia="Times New Roman" w:hAnsi="Arial" w:cs="Arial"/>
          <w:color w:val="000000"/>
          <w:sz w:val="22"/>
          <w:szCs w:val="22"/>
        </w:rPr>
        <w:t>). Mice also tended to lick immediately after the trial onset (</w:t>
      </w:r>
      <w:ins w:id="320" w:author="Microsoft Office User" w:date="2021-04-28T11:53:00Z">
        <w:r>
          <w:rPr>
            <w:rFonts w:ascii="Arial" w:eastAsia="Times New Roman" w:hAnsi="Arial" w:cs="Arial"/>
            <w:color w:val="000000"/>
            <w:sz w:val="22"/>
            <w:szCs w:val="22"/>
          </w:rPr>
          <w:t>Supplemental Figure 1</w:t>
        </w:r>
        <w:r>
          <w:rPr>
            <w:rFonts w:ascii="Arial" w:eastAsia="Times New Roman" w:hAnsi="Arial" w:cs="Arial"/>
            <w:color w:val="000000"/>
            <w:sz w:val="22"/>
            <w:szCs w:val="22"/>
          </w:rPr>
          <w:t>e</w:t>
        </w:r>
      </w:ins>
      <w:del w:id="321" w:author="Microsoft Office User" w:date="2021-04-28T11:53:00Z">
        <w:r w:rsidR="00BA3B7D" w:rsidDel="002A6675">
          <w:rPr>
            <w:rFonts w:ascii="Arial" w:eastAsia="Times New Roman" w:hAnsi="Arial" w:cs="Arial"/>
            <w:color w:val="000000"/>
            <w:sz w:val="22"/>
            <w:szCs w:val="22"/>
          </w:rPr>
          <w:delText>Figure 3h</w:delText>
        </w:r>
      </w:del>
      <w:r w:rsidR="00BA3B7D">
        <w:rPr>
          <w:rFonts w:ascii="Arial" w:eastAsia="Times New Roman" w:hAnsi="Arial" w:cs="Arial"/>
          <w:color w:val="000000"/>
          <w:sz w:val="22"/>
          <w:szCs w:val="22"/>
        </w:rPr>
        <w:t>,</w:t>
      </w:r>
      <w:ins w:id="322" w:author="Microsoft Office User" w:date="2021-04-28T11:53:00Z">
        <w:r>
          <w:rPr>
            <w:rFonts w:ascii="Arial" w:eastAsia="Times New Roman" w:hAnsi="Arial" w:cs="Arial"/>
            <w:color w:val="000000"/>
            <w:sz w:val="22"/>
            <w:szCs w:val="22"/>
          </w:rPr>
          <w:t xml:space="preserve"> left panel</w:t>
        </w:r>
      </w:ins>
      <w:del w:id="323" w:author="Microsoft Office User" w:date="2021-04-28T11:53:00Z">
        <w:r w:rsidR="00BA3B7D" w:rsidDel="002A6675">
          <w:rPr>
            <w:rFonts w:ascii="Arial" w:eastAsia="Times New Roman" w:hAnsi="Arial" w:cs="Arial"/>
            <w:color w:val="000000"/>
            <w:sz w:val="22"/>
            <w:szCs w:val="22"/>
          </w:rPr>
          <w:delText xml:space="preserve"> adaptation period</w:delText>
        </w:r>
      </w:del>
      <w:r w:rsidR="00BA3B7D">
        <w:rPr>
          <w:rFonts w:ascii="Arial" w:eastAsia="Times New Roman" w:hAnsi="Arial" w:cs="Arial"/>
          <w:color w:val="000000"/>
          <w:sz w:val="22"/>
          <w:szCs w:val="22"/>
        </w:rPr>
        <w:t xml:space="preserve">), but we found that the lick rates under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and saline conditions were identical during this period. These results suggest that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w:t>
      </w:r>
      <w:r w:rsidR="008F1DC2">
        <w:rPr>
          <w:rFonts w:ascii="Arial" w:eastAsia="Times New Roman" w:hAnsi="Arial" w:cs="Arial"/>
          <w:color w:val="000000"/>
          <w:sz w:val="22"/>
          <w:szCs w:val="22"/>
        </w:rPr>
        <w:t>does not impair the mouse</w:t>
      </w:r>
      <w:r w:rsidR="0087106C">
        <w:rPr>
          <w:rFonts w:ascii="Arial" w:eastAsia="Times New Roman" w:hAnsi="Arial" w:cs="Arial"/>
          <w:color w:val="000000"/>
          <w:sz w:val="22"/>
          <w:szCs w:val="22"/>
        </w:rPr>
        <w:t>’</w:t>
      </w:r>
      <w:r w:rsidR="008F1DC2">
        <w:rPr>
          <w:rFonts w:ascii="Arial" w:eastAsia="Times New Roman" w:hAnsi="Arial" w:cs="Arial"/>
          <w:color w:val="000000"/>
          <w:sz w:val="22"/>
          <w:szCs w:val="22"/>
        </w:rPr>
        <w:t>s ability to lick in general</w:t>
      </w:r>
      <w:r w:rsidR="00BA3B7D">
        <w:rPr>
          <w:rFonts w:ascii="Arial" w:eastAsia="Times New Roman" w:hAnsi="Arial" w:cs="Arial"/>
          <w:color w:val="000000"/>
          <w:sz w:val="22"/>
          <w:szCs w:val="22"/>
        </w:rPr>
        <w:t>,</w:t>
      </w:r>
      <w:r w:rsidR="008F1DC2">
        <w:rPr>
          <w:rFonts w:ascii="Arial" w:eastAsia="Times New Roman" w:hAnsi="Arial" w:cs="Arial"/>
          <w:color w:val="000000"/>
          <w:sz w:val="22"/>
          <w:szCs w:val="22"/>
        </w:rPr>
        <w:t xml:space="preserve"> but results in a specific deficit in licking in response to targets.</w:t>
      </w:r>
    </w:p>
    <w:p w14:paraId="0BA24704" w14:textId="77777777" w:rsidR="008F1DC2" w:rsidRDefault="008F1DC2" w:rsidP="000A7884">
      <w:pPr>
        <w:jc w:val="both"/>
        <w:rPr>
          <w:rFonts w:ascii="Arial" w:eastAsia="Times New Roman" w:hAnsi="Arial" w:cs="Arial"/>
          <w:color w:val="000000"/>
          <w:sz w:val="22"/>
          <w:szCs w:val="22"/>
        </w:rPr>
      </w:pPr>
    </w:p>
    <w:p w14:paraId="6B8B0C8A" w14:textId="77777777" w:rsidR="008F1DC2" w:rsidRDefault="0087106C"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Population responses</w:t>
      </w:r>
      <w:r w:rsidR="008F1DC2">
        <w:rPr>
          <w:rFonts w:ascii="Arial" w:eastAsia="Times New Roman" w:hAnsi="Arial" w:cs="Arial"/>
          <w:i/>
          <w:iCs/>
          <w:color w:val="000000"/>
          <w:sz w:val="22"/>
          <w:szCs w:val="22"/>
        </w:rPr>
        <w:t xml:space="preserve"> </w:t>
      </w:r>
      <w:r>
        <w:rPr>
          <w:rFonts w:ascii="Arial" w:eastAsia="Times New Roman" w:hAnsi="Arial" w:cs="Arial"/>
          <w:i/>
          <w:iCs/>
          <w:color w:val="000000"/>
          <w:sz w:val="22"/>
          <w:szCs w:val="22"/>
        </w:rPr>
        <w:t>to</w:t>
      </w:r>
      <w:r w:rsidR="008F1DC2">
        <w:rPr>
          <w:rFonts w:ascii="Arial" w:eastAsia="Times New Roman" w:hAnsi="Arial" w:cs="Arial"/>
          <w:i/>
          <w:iCs/>
          <w:color w:val="000000"/>
          <w:sz w:val="22"/>
          <w:szCs w:val="22"/>
        </w:rPr>
        <w:t xml:space="preserve"> targets track individual behavioral performance.</w:t>
      </w:r>
    </w:p>
    <w:p w14:paraId="506CEACA" w14:textId="77777777" w:rsidR="006923AF" w:rsidRDefault="008F1DC2"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87106C">
        <w:rPr>
          <w:rFonts w:ascii="Arial" w:eastAsia="Times New Roman" w:hAnsi="Arial" w:cs="Arial"/>
          <w:color w:val="000000"/>
          <w:sz w:val="22"/>
          <w:szCs w:val="22"/>
        </w:rPr>
        <w:t>To better understand how representations in auditory cortex could give rise to behavior, we chronically recorded from populations of neurons in auditory cortex while mice performed the behavioral task (Figure 4a). In the psychometric task where we varied target volume, many cortical neurons monotonically increased their firing rate with increased target volume (example neuron, Figure 4b; simultaneously recorded populations from two example sessions, Figure 4c).</w:t>
      </w:r>
    </w:p>
    <w:p w14:paraId="34140A5B" w14:textId="77777777" w:rsidR="005D7786" w:rsidRDefault="0087106C" w:rsidP="000A7884">
      <w:pPr>
        <w:ind w:firstLine="720"/>
        <w:jc w:val="both"/>
        <w:rPr>
          <w:ins w:id="324" w:author="Microsoft Office User" w:date="2021-04-28T12:01:00Z"/>
          <w:rFonts w:ascii="Arial" w:eastAsia="Times New Roman" w:hAnsi="Arial" w:cs="Arial"/>
          <w:color w:val="000000"/>
          <w:sz w:val="22"/>
          <w:szCs w:val="22"/>
        </w:rPr>
      </w:pPr>
      <w:r>
        <w:rPr>
          <w:rFonts w:ascii="Arial" w:eastAsia="Times New Roman" w:hAnsi="Arial" w:cs="Arial"/>
          <w:color w:val="000000"/>
          <w:sz w:val="22"/>
          <w:szCs w:val="22"/>
        </w:rPr>
        <w:t xml:space="preserve">To leverage our ability to simultaneously record from multiple neurons, we adapted a population vector approach from (CITE </w:t>
      </w:r>
      <w:r w:rsidR="002C1323">
        <w:rPr>
          <w:rFonts w:ascii="Arial" w:eastAsia="Times New Roman" w:hAnsi="Arial" w:cs="Arial"/>
          <w:color w:val="000000"/>
          <w:sz w:val="22"/>
          <w:szCs w:val="22"/>
        </w:rPr>
        <w:t>DRUCKMANN</w:t>
      </w:r>
      <w:r w:rsidR="006923AF">
        <w:rPr>
          <w:rFonts w:ascii="Arial" w:eastAsia="Times New Roman" w:hAnsi="Arial" w:cs="Arial"/>
          <w:color w:val="000000"/>
          <w:sz w:val="22"/>
          <w:szCs w:val="22"/>
        </w:rPr>
        <w:t xml:space="preserve"> PAPER) to generate metrics of target from noise discriminability from population activity. To do this, we estimated the coding direction in the high dimensional space of simultaneously recorded neurons by subtracting population vector responses to noise alone from population vector responses to targets. The resulting coding direction vector is the direction in high dimensional space between the average response to noise and targets (Figure 4d, left panel). This vector was trained on all but one trial, and the remaining trial</w:t>
      </w:r>
      <w:del w:id="325" w:author="Microsoft Office User" w:date="2021-04-28T11:54:00Z">
        <w:r w:rsidR="006923AF" w:rsidDel="002A6675">
          <w:rPr>
            <w:rFonts w:ascii="Arial" w:eastAsia="Times New Roman" w:hAnsi="Arial" w:cs="Arial"/>
            <w:color w:val="000000"/>
            <w:sz w:val="22"/>
            <w:szCs w:val="22"/>
          </w:rPr>
          <w:delText>’</w:delText>
        </w:r>
      </w:del>
      <w:r w:rsidR="006923AF">
        <w:rPr>
          <w:rFonts w:ascii="Arial" w:eastAsia="Times New Roman" w:hAnsi="Arial" w:cs="Arial"/>
          <w:color w:val="000000"/>
          <w:sz w:val="22"/>
          <w:szCs w:val="22"/>
        </w:rPr>
        <w:t>s</w:t>
      </w:r>
      <w:ins w:id="326" w:author="Microsoft Office User" w:date="2021-04-28T11:55:00Z">
        <w:r w:rsidR="002A6675">
          <w:rPr>
            <w:rFonts w:ascii="Arial" w:eastAsia="Times New Roman" w:hAnsi="Arial" w:cs="Arial"/>
            <w:color w:val="000000"/>
            <w:sz w:val="22"/>
            <w:szCs w:val="22"/>
          </w:rPr>
          <w:t>’</w:t>
        </w:r>
      </w:ins>
      <w:r w:rsidR="006923AF">
        <w:rPr>
          <w:rFonts w:ascii="Arial" w:eastAsia="Times New Roman" w:hAnsi="Arial" w:cs="Arial"/>
          <w:color w:val="000000"/>
          <w:sz w:val="22"/>
          <w:szCs w:val="22"/>
        </w:rPr>
        <w:t xml:space="preserve"> population response </w:t>
      </w:r>
      <w:del w:id="327" w:author="Microsoft Office User" w:date="2021-04-28T11:55:00Z">
        <w:r w:rsidR="006923AF" w:rsidDel="002A6675">
          <w:rPr>
            <w:rFonts w:ascii="Arial" w:eastAsia="Times New Roman" w:hAnsi="Arial" w:cs="Arial"/>
            <w:color w:val="000000"/>
            <w:sz w:val="22"/>
            <w:szCs w:val="22"/>
          </w:rPr>
          <w:delText xml:space="preserve">timecourse </w:delText>
        </w:r>
      </w:del>
      <w:r w:rsidR="006923AF">
        <w:rPr>
          <w:rFonts w:ascii="Arial" w:eastAsia="Times New Roman" w:hAnsi="Arial" w:cs="Arial"/>
          <w:color w:val="000000"/>
          <w:sz w:val="22"/>
          <w:szCs w:val="22"/>
        </w:rPr>
        <w:t xml:space="preserve">was projected along this coding direction to generate a single projection </w:t>
      </w:r>
    </w:p>
    <w:p w14:paraId="2CBFAF91" w14:textId="77777777" w:rsidR="005D7786" w:rsidRDefault="005D7786" w:rsidP="005D7786">
      <w:pPr>
        <w:jc w:val="both"/>
        <w:rPr>
          <w:ins w:id="328" w:author="Microsoft Office User" w:date="2021-04-28T12:02:00Z"/>
          <w:rFonts w:ascii="Arial" w:eastAsia="Times New Roman" w:hAnsi="Arial" w:cs="Arial"/>
          <w:b/>
          <w:bCs/>
          <w:color w:val="000000"/>
          <w:sz w:val="20"/>
          <w:szCs w:val="20"/>
        </w:rPr>
      </w:pPr>
    </w:p>
    <w:p w14:paraId="67865AB1" w14:textId="1EAC94CB" w:rsidR="005D7786" w:rsidRDefault="005D7786" w:rsidP="005D7786">
      <w:pPr>
        <w:jc w:val="both"/>
        <w:rPr>
          <w:ins w:id="329" w:author="Microsoft Office User" w:date="2021-04-28T12:02:00Z"/>
          <w:rFonts w:ascii="Arial" w:eastAsia="Times New Roman" w:hAnsi="Arial" w:cs="Arial"/>
          <w:b/>
          <w:bCs/>
          <w:color w:val="000000"/>
          <w:sz w:val="20"/>
          <w:szCs w:val="20"/>
        </w:rPr>
      </w:pPr>
      <w:ins w:id="330" w:author="Microsoft Office User" w:date="2021-04-28T10:45:00Z">
        <w:r>
          <w:rPr>
            <w:rFonts w:ascii="Arial" w:eastAsia="Times New Roman" w:hAnsi="Arial" w:cs="Arial"/>
            <w:noProof/>
            <w:color w:val="000000"/>
            <w:sz w:val="22"/>
            <w:szCs w:val="22"/>
          </w:rPr>
          <w:lastRenderedPageBreak/>
          <w:drawing>
            <wp:anchor distT="0" distB="0" distL="114300" distR="114300" simplePos="0" relativeHeight="251658240" behindDoc="0" locked="0" layoutInCell="1" allowOverlap="1" wp14:anchorId="441BE759" wp14:editId="72514489">
              <wp:simplePos x="0" y="0"/>
              <wp:positionH relativeFrom="column">
                <wp:posOffset>767542</wp:posOffset>
              </wp:positionH>
              <wp:positionV relativeFrom="paragraph">
                <wp:posOffset>173</wp:posOffset>
              </wp:positionV>
              <wp:extent cx="5413248" cy="4416552"/>
              <wp:effectExtent l="0" t="0" r="0" b="3175"/>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3248" cy="4416552"/>
                      </a:xfrm>
                      <a:prstGeom prst="rect">
                        <a:avLst/>
                      </a:prstGeom>
                    </pic:spPr>
                  </pic:pic>
                </a:graphicData>
              </a:graphic>
              <wp14:sizeRelH relativeFrom="margin">
                <wp14:pctWidth>0</wp14:pctWidth>
              </wp14:sizeRelH>
              <wp14:sizeRelV relativeFrom="margin">
                <wp14:pctHeight>0</wp14:pctHeight>
              </wp14:sizeRelV>
            </wp:anchor>
          </w:drawing>
        </w:r>
      </w:ins>
      <w:ins w:id="331" w:author="Microsoft Office User" w:date="2021-04-28T12:02:00Z">
        <w:r w:rsidRPr="00A9352F">
          <w:rPr>
            <w:rFonts w:ascii="Arial" w:eastAsia="Times New Roman" w:hAnsi="Arial" w:cs="Arial"/>
            <w:b/>
            <w:bCs/>
            <w:color w:val="000000"/>
            <w:sz w:val="20"/>
            <w:szCs w:val="20"/>
          </w:rPr>
          <w:t>Figure 3.</w:t>
        </w:r>
      </w:ins>
    </w:p>
    <w:p w14:paraId="28522B18" w14:textId="78B6FA48" w:rsidR="005D7786" w:rsidRPr="00A9352F" w:rsidRDefault="005D7786" w:rsidP="005D7786">
      <w:pPr>
        <w:jc w:val="both"/>
        <w:rPr>
          <w:ins w:id="332" w:author="Microsoft Office User" w:date="2021-04-28T12:02:00Z"/>
          <w:rFonts w:ascii="Arial" w:eastAsia="Times New Roman" w:hAnsi="Arial" w:cs="Arial"/>
          <w:b/>
          <w:bCs/>
          <w:color w:val="000000"/>
          <w:sz w:val="20"/>
          <w:szCs w:val="20"/>
        </w:rPr>
      </w:pPr>
    </w:p>
    <w:p w14:paraId="734BF5AF" w14:textId="2D231C2E" w:rsidR="005D7786" w:rsidRPr="00A9352F" w:rsidRDefault="005D7786" w:rsidP="005D7786">
      <w:pPr>
        <w:pStyle w:val="ListParagraph"/>
        <w:numPr>
          <w:ilvl w:val="0"/>
          <w:numId w:val="2"/>
        </w:numPr>
        <w:ind w:left="360"/>
        <w:jc w:val="both"/>
        <w:rPr>
          <w:ins w:id="333" w:author="Microsoft Office User" w:date="2021-04-28T12:02:00Z"/>
          <w:rFonts w:ascii="Arial" w:eastAsia="Times New Roman" w:hAnsi="Arial" w:cs="Arial"/>
          <w:color w:val="000000"/>
          <w:sz w:val="20"/>
          <w:szCs w:val="20"/>
        </w:rPr>
      </w:pPr>
      <w:ins w:id="334" w:author="Microsoft Office User" w:date="2021-04-28T12:02:00Z">
        <w:r w:rsidRPr="00A9352F">
          <w:rPr>
            <w:rFonts w:ascii="Arial" w:eastAsia="Times New Roman" w:hAnsi="Arial" w:cs="Arial"/>
            <w:color w:val="000000"/>
            <w:sz w:val="20"/>
            <w:szCs w:val="20"/>
          </w:rPr>
          <w:t xml:space="preserve">Setup schematic for chronic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application in behaving mice.</w:t>
        </w:r>
      </w:ins>
    </w:p>
    <w:p w14:paraId="441D1CBB" w14:textId="1E1F7DD0" w:rsidR="005D7786" w:rsidRPr="00A9352F" w:rsidRDefault="005D7786" w:rsidP="005D7786">
      <w:pPr>
        <w:pStyle w:val="ListParagraph"/>
        <w:numPr>
          <w:ilvl w:val="0"/>
          <w:numId w:val="2"/>
        </w:numPr>
        <w:ind w:left="360"/>
        <w:jc w:val="both"/>
        <w:rPr>
          <w:ins w:id="335" w:author="Microsoft Office User" w:date="2021-04-28T12:02:00Z"/>
          <w:rFonts w:ascii="Arial" w:eastAsia="Times New Roman" w:hAnsi="Arial" w:cs="Arial"/>
          <w:color w:val="000000"/>
          <w:sz w:val="20"/>
          <w:szCs w:val="20"/>
        </w:rPr>
      </w:pPr>
      <w:ins w:id="336" w:author="Microsoft Office User" w:date="2021-04-28T12:02:00Z">
        <w:r w:rsidRPr="00A9352F">
          <w:rPr>
            <w:rFonts w:ascii="Arial" w:eastAsia="Times New Roman" w:hAnsi="Arial" w:cs="Arial"/>
            <w:color w:val="000000"/>
            <w:sz w:val="20"/>
            <w:szCs w:val="20"/>
          </w:rPr>
          <w:t xml:space="preserve">Behavioral psychometric functions during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or saline application</w:t>
        </w:r>
        <w:r>
          <w:rPr>
            <w:rFonts w:ascii="Arial" w:eastAsia="Times New Roman" w:hAnsi="Arial" w:cs="Arial"/>
            <w:color w:val="000000"/>
            <w:sz w:val="20"/>
            <w:szCs w:val="20"/>
          </w:rPr>
          <w:t xml:space="preserve"> for n=4 mice</w:t>
        </w:r>
        <w:r w:rsidRPr="00A9352F">
          <w:rPr>
            <w:rFonts w:ascii="Arial" w:eastAsia="Times New Roman" w:hAnsi="Arial" w:cs="Arial"/>
            <w:color w:val="000000"/>
            <w:sz w:val="20"/>
            <w:szCs w:val="20"/>
          </w:rPr>
          <w:t xml:space="preserve">. Dark solid lines and filled circles indicate average performance after saline injection. Dark dashed lines and open circles indicate average performance after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injection. Light solid and dashed lines are psychometric curves from individual sessions. Error bars indicate S.E.M. across sessions.</w:t>
        </w:r>
      </w:ins>
    </w:p>
    <w:p w14:paraId="2BE409FA" w14:textId="44414535" w:rsidR="005D7786" w:rsidRDefault="005D7786" w:rsidP="005D7786">
      <w:pPr>
        <w:pStyle w:val="ListParagraph"/>
        <w:numPr>
          <w:ilvl w:val="0"/>
          <w:numId w:val="2"/>
        </w:numPr>
        <w:ind w:left="360"/>
        <w:jc w:val="both"/>
        <w:rPr>
          <w:ins w:id="337" w:author="Microsoft Office User" w:date="2021-04-28T12:02:00Z"/>
          <w:rFonts w:ascii="Arial" w:eastAsia="Times New Roman" w:hAnsi="Arial" w:cs="Arial"/>
          <w:color w:val="000000"/>
          <w:sz w:val="20"/>
          <w:szCs w:val="20"/>
        </w:rPr>
      </w:pPr>
      <w:ins w:id="338" w:author="Microsoft Office User" w:date="2021-04-28T12:02:00Z">
        <w:r w:rsidRPr="00A9352F">
          <w:rPr>
            <w:rFonts w:ascii="Arial" w:eastAsia="Times New Roman" w:hAnsi="Arial" w:cs="Arial"/>
            <w:color w:val="000000"/>
            <w:sz w:val="20"/>
            <w:szCs w:val="20"/>
          </w:rPr>
          <w:t xml:space="preserve">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application. Clockwise from the upper left, are plots of the max response rat</w:t>
        </w:r>
        <w:r>
          <w:rPr>
            <w:rFonts w:ascii="Arial" w:eastAsia="Times New Roman" w:hAnsi="Arial" w:cs="Arial"/>
            <w:color w:val="000000"/>
            <w:sz w:val="20"/>
            <w:szCs w:val="20"/>
          </w:rPr>
          <w:t>e</w:t>
        </w:r>
        <w:r w:rsidRPr="00A9352F">
          <w:rPr>
            <w:rFonts w:ascii="Arial" w:eastAsia="Times New Roman" w:hAnsi="Arial" w:cs="Arial"/>
            <w:color w:val="000000"/>
            <w:sz w:val="20"/>
            <w:szCs w:val="20"/>
          </w:rPr>
          <w:t>, false alarm rate, psychometric threshold, and the maximum slope of the psychometric curve.</w:t>
        </w:r>
      </w:ins>
    </w:p>
    <w:p w14:paraId="665F7FB4" w14:textId="5A2AC37B" w:rsidR="005D7786" w:rsidRDefault="005D7786" w:rsidP="005D7786">
      <w:pPr>
        <w:pStyle w:val="ListParagraph"/>
        <w:numPr>
          <w:ilvl w:val="0"/>
          <w:numId w:val="2"/>
        </w:numPr>
        <w:ind w:left="360"/>
        <w:jc w:val="both"/>
        <w:rPr>
          <w:ins w:id="339" w:author="Microsoft Office User" w:date="2021-04-28T12:02:00Z"/>
          <w:rFonts w:ascii="Arial" w:eastAsia="Times New Roman" w:hAnsi="Arial" w:cs="Arial"/>
          <w:color w:val="000000"/>
          <w:sz w:val="20"/>
          <w:szCs w:val="20"/>
        </w:rPr>
      </w:pPr>
      <w:ins w:id="340" w:author="Microsoft Office User" w:date="2021-04-28T12:02:00Z">
        <w:r>
          <w:rPr>
            <w:rFonts w:ascii="Arial" w:eastAsia="Times New Roman" w:hAnsi="Arial" w:cs="Arial"/>
            <w:i/>
            <w:iCs/>
            <w:color w:val="000000"/>
            <w:sz w:val="20"/>
            <w:szCs w:val="20"/>
          </w:rPr>
          <w:t xml:space="preserve">Left: </w:t>
        </w:r>
        <w:r>
          <w:rPr>
            <w:rFonts w:ascii="Arial" w:eastAsia="Times New Roman" w:hAnsi="Arial" w:cs="Arial"/>
            <w:color w:val="000000"/>
            <w:sz w:val="20"/>
            <w:szCs w:val="20"/>
          </w:rPr>
          <w:t xml:space="preserve">Example stimulus spectrogram for the target-in-noise detection task with the corresponding waveform below. The scale line indicates 1 second, and the </w:t>
        </w:r>
        <w:proofErr w:type="spellStart"/>
        <w:r>
          <w:rPr>
            <w:rFonts w:ascii="Arial" w:eastAsia="Times New Roman" w:hAnsi="Arial" w:cs="Arial"/>
            <w:color w:val="000000"/>
            <w:sz w:val="20"/>
            <w:szCs w:val="20"/>
          </w:rPr>
          <w:t>colorbar</w:t>
        </w:r>
        <w:proofErr w:type="spellEnd"/>
        <w:r>
          <w:rPr>
            <w:rFonts w:ascii="Arial" w:eastAsia="Times New Roman" w:hAnsi="Arial" w:cs="Arial"/>
            <w:color w:val="000000"/>
            <w:sz w:val="20"/>
            <w:szCs w:val="20"/>
          </w:rPr>
          <w:t xml:space="preserve"> indicates the volume for each time-frequency bin. </w:t>
        </w:r>
        <w:r>
          <w:rPr>
            <w:rFonts w:ascii="Arial" w:eastAsia="Times New Roman" w:hAnsi="Arial" w:cs="Arial"/>
            <w:i/>
            <w:iCs/>
            <w:color w:val="000000"/>
            <w:sz w:val="20"/>
            <w:szCs w:val="20"/>
          </w:rPr>
          <w:t>Right:</w:t>
        </w:r>
        <w:r>
          <w:rPr>
            <w:rFonts w:ascii="Arial" w:eastAsia="Times New Roman" w:hAnsi="Arial" w:cs="Arial"/>
            <w:color w:val="000000"/>
            <w:sz w:val="20"/>
            <w:szCs w:val="20"/>
          </w:rPr>
          <w:t xml:space="preserve"> psychometric performance for n=2 mice in the target-in-noise task, with target volume on the abscissa and probability of responding on the ordinate. Filled circles and dark solid lines indicate average performance after saline injection and psychometric fits to the average. Red open circles and dark dashed lines indicate average performance after </w:t>
        </w:r>
        <w:proofErr w:type="spellStart"/>
        <w:r>
          <w:rPr>
            <w:rFonts w:ascii="Arial" w:eastAsia="Times New Roman" w:hAnsi="Arial" w:cs="Arial"/>
            <w:color w:val="000000"/>
            <w:sz w:val="20"/>
            <w:szCs w:val="20"/>
          </w:rPr>
          <w:t>muscimol</w:t>
        </w:r>
        <w:proofErr w:type="spellEnd"/>
        <w:r>
          <w:rPr>
            <w:rFonts w:ascii="Arial" w:eastAsia="Times New Roman" w:hAnsi="Arial" w:cs="Arial"/>
            <w:color w:val="000000"/>
            <w:sz w:val="20"/>
            <w:szCs w:val="20"/>
          </w:rPr>
          <w:t xml:space="preserve"> injection and psychometric fits to the average. Light red solid and dashed lines are psychometric curves from individual sessions.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across sessions.</w:t>
        </w:r>
      </w:ins>
    </w:p>
    <w:p w14:paraId="78B30BF5" w14:textId="7188CC4D" w:rsidR="005D7786" w:rsidRDefault="005D7786" w:rsidP="005D7786">
      <w:pPr>
        <w:pStyle w:val="ListParagraph"/>
        <w:numPr>
          <w:ilvl w:val="0"/>
          <w:numId w:val="2"/>
        </w:numPr>
        <w:ind w:left="360"/>
        <w:jc w:val="both"/>
        <w:rPr>
          <w:ins w:id="341" w:author="Microsoft Office User" w:date="2021-04-28T12:02:00Z"/>
          <w:rFonts w:ascii="Arial" w:eastAsia="Times New Roman" w:hAnsi="Arial" w:cs="Arial"/>
          <w:color w:val="000000"/>
          <w:sz w:val="20"/>
          <w:szCs w:val="20"/>
        </w:rPr>
      </w:pPr>
      <w:ins w:id="342" w:author="Microsoft Office User" w:date="2021-04-28T12:02:00Z">
        <w:r>
          <w:rPr>
            <w:rFonts w:ascii="Arial" w:eastAsia="Times New Roman" w:hAnsi="Arial" w:cs="Arial"/>
            <w:i/>
            <w:iCs/>
            <w:color w:val="000000"/>
            <w:sz w:val="20"/>
            <w:szCs w:val="20"/>
          </w:rPr>
          <w:t>Left:</w:t>
        </w:r>
        <w:r>
          <w:rPr>
            <w:rFonts w:ascii="Arial" w:eastAsia="Times New Roman" w:hAnsi="Arial" w:cs="Arial"/>
            <w:color w:val="000000"/>
            <w:sz w:val="20"/>
            <w:szCs w:val="20"/>
          </w:rPr>
          <w:t xml:space="preserve"> Example stimulus spectrogram for the target-in-silence detection task with the corresponding waveform below. Time scale and volume scale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w:t>
        </w:r>
        <w:r>
          <w:rPr>
            <w:rFonts w:ascii="Arial" w:eastAsia="Times New Roman" w:hAnsi="Arial" w:cs="Arial"/>
            <w:i/>
            <w:iCs/>
            <w:color w:val="000000"/>
            <w:sz w:val="20"/>
            <w:szCs w:val="20"/>
          </w:rPr>
          <w:t>Right:</w:t>
        </w:r>
        <w:r>
          <w:rPr>
            <w:rFonts w:ascii="Arial" w:eastAsia="Times New Roman" w:hAnsi="Arial" w:cs="Arial"/>
            <w:color w:val="000000"/>
            <w:sz w:val="20"/>
            <w:szCs w:val="20"/>
          </w:rPr>
          <w:t xml:space="preserve"> psychometric performance for n=2 mice (same mice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in the target-in-silence task, with target attenuation relative to the highest volume target from the target-in-noise task on the abscissa and probability of responding on the ordinate. Black filled circles and dark solid lines indicate average performance after saline injection and psychometric fits to the average. Open circles and dark dashed lines indicate average performance after </w:t>
        </w:r>
        <w:proofErr w:type="spellStart"/>
        <w:r>
          <w:rPr>
            <w:rFonts w:ascii="Arial" w:eastAsia="Times New Roman" w:hAnsi="Arial" w:cs="Arial"/>
            <w:color w:val="000000"/>
            <w:sz w:val="20"/>
            <w:szCs w:val="20"/>
          </w:rPr>
          <w:t>muscimol</w:t>
        </w:r>
        <w:proofErr w:type="spellEnd"/>
        <w:r>
          <w:rPr>
            <w:rFonts w:ascii="Arial" w:eastAsia="Times New Roman" w:hAnsi="Arial" w:cs="Arial"/>
            <w:color w:val="000000"/>
            <w:sz w:val="20"/>
            <w:szCs w:val="20"/>
          </w:rPr>
          <w:t xml:space="preserve"> injection and psychometric fits to the average. Light grey solid and dashed lines are psychometric curves from individual sessions.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across sessions.</w:t>
        </w:r>
      </w:ins>
    </w:p>
    <w:p w14:paraId="07DEA19B" w14:textId="384B54C2" w:rsidR="005D7786" w:rsidRPr="00A9352F" w:rsidRDefault="005D7786" w:rsidP="005D7786">
      <w:pPr>
        <w:pStyle w:val="ListParagraph"/>
        <w:numPr>
          <w:ilvl w:val="0"/>
          <w:numId w:val="2"/>
        </w:numPr>
        <w:ind w:left="360"/>
        <w:jc w:val="both"/>
        <w:rPr>
          <w:ins w:id="343" w:author="Microsoft Office User" w:date="2021-04-28T12:02:00Z"/>
          <w:rFonts w:ascii="Arial" w:eastAsia="Times New Roman" w:hAnsi="Arial" w:cs="Arial"/>
          <w:color w:val="000000"/>
          <w:sz w:val="20"/>
          <w:szCs w:val="20"/>
        </w:rPr>
      </w:pPr>
      <w:ins w:id="344" w:author="Microsoft Office User" w:date="2021-04-28T12:02:00Z">
        <w:r>
          <w:rPr>
            <w:rFonts w:ascii="Arial" w:eastAsia="Times New Roman" w:hAnsi="Arial" w:cs="Arial"/>
            <w:color w:val="000000"/>
            <w:sz w:val="20"/>
            <w:szCs w:val="20"/>
          </w:rPr>
          <w:t xml:space="preserve">Behavioral performance metrics as a function of task type (detection in noise or detection in silence) and pharmacological intervention. Formatting and metrics as in </w:t>
        </w:r>
        <w:r>
          <w:rPr>
            <w:rFonts w:ascii="Arial" w:eastAsia="Times New Roman" w:hAnsi="Arial" w:cs="Arial"/>
            <w:b/>
            <w:bCs/>
            <w:color w:val="000000"/>
            <w:sz w:val="20"/>
            <w:szCs w:val="20"/>
          </w:rPr>
          <w:t>c)</w:t>
        </w:r>
        <w:r>
          <w:rPr>
            <w:rFonts w:ascii="Arial" w:eastAsia="Times New Roman" w:hAnsi="Arial" w:cs="Arial"/>
            <w:color w:val="000000"/>
            <w:sz w:val="20"/>
            <w:szCs w:val="20"/>
          </w:rPr>
          <w:t xml:space="preserve">. Dark and light red bars indicate performance in the detection-in-noise task, with application of saline or </w:t>
        </w:r>
        <w:proofErr w:type="spellStart"/>
        <w:r>
          <w:rPr>
            <w:rFonts w:ascii="Arial" w:eastAsia="Times New Roman" w:hAnsi="Arial" w:cs="Arial"/>
            <w:color w:val="000000"/>
            <w:sz w:val="20"/>
            <w:szCs w:val="20"/>
          </w:rPr>
          <w:t>muscimol</w:t>
        </w:r>
        <w:proofErr w:type="spellEnd"/>
        <w:r>
          <w:rPr>
            <w:rFonts w:ascii="Arial" w:eastAsia="Times New Roman" w:hAnsi="Arial" w:cs="Arial"/>
            <w:color w:val="000000"/>
            <w:sz w:val="20"/>
            <w:szCs w:val="20"/>
          </w:rPr>
          <w:t xml:space="preserve">. Dark and light grey bars indicate performance in the detection-in-silence task, with application of saline or </w:t>
        </w:r>
        <w:proofErr w:type="spellStart"/>
        <w:r>
          <w:rPr>
            <w:rFonts w:ascii="Arial" w:eastAsia="Times New Roman" w:hAnsi="Arial" w:cs="Arial"/>
            <w:color w:val="000000"/>
            <w:sz w:val="20"/>
            <w:szCs w:val="20"/>
          </w:rPr>
          <w:t>muscimol</w:t>
        </w:r>
        <w:proofErr w:type="spellEnd"/>
        <w:r>
          <w:rPr>
            <w:rFonts w:ascii="Arial" w:eastAsia="Times New Roman" w:hAnsi="Arial" w:cs="Arial"/>
            <w:color w:val="000000"/>
            <w:sz w:val="20"/>
            <w:szCs w:val="20"/>
          </w:rPr>
          <w:t>.</w:t>
        </w:r>
      </w:ins>
    </w:p>
    <w:p w14:paraId="03FB95C5" w14:textId="05B58EEE" w:rsidR="005D7786" w:rsidRDefault="005D7786">
      <w:pPr>
        <w:rPr>
          <w:ins w:id="345" w:author="Microsoft Office User" w:date="2021-04-28T12:01:00Z"/>
          <w:rFonts w:ascii="Arial" w:eastAsia="Times New Roman" w:hAnsi="Arial" w:cs="Arial"/>
          <w:color w:val="000000"/>
          <w:sz w:val="22"/>
          <w:szCs w:val="22"/>
        </w:rPr>
      </w:pPr>
      <w:ins w:id="346" w:author="Microsoft Office User" w:date="2021-04-28T12:01:00Z">
        <w:r>
          <w:rPr>
            <w:rFonts w:ascii="Arial" w:eastAsia="Times New Roman" w:hAnsi="Arial" w:cs="Arial"/>
            <w:color w:val="000000"/>
            <w:sz w:val="22"/>
            <w:szCs w:val="22"/>
          </w:rPr>
          <w:br w:type="page"/>
        </w:r>
      </w:ins>
    </w:p>
    <w:p w14:paraId="7D782D82" w14:textId="22CDE25C" w:rsidR="00A4192F" w:rsidRDefault="006923AF" w:rsidP="005D7786">
      <w:pPr>
        <w:jc w:val="both"/>
        <w:rPr>
          <w:rFonts w:ascii="Arial" w:eastAsia="Times New Roman" w:hAnsi="Arial" w:cs="Arial"/>
          <w:color w:val="000000"/>
          <w:sz w:val="22"/>
          <w:szCs w:val="22"/>
        </w:rPr>
        <w:pPrChange w:id="347" w:author="Microsoft Office User" w:date="2021-04-28T12:02:00Z">
          <w:pPr>
            <w:ind w:firstLine="720"/>
            <w:jc w:val="both"/>
          </w:pPr>
        </w:pPrChange>
      </w:pPr>
      <w:r>
        <w:rPr>
          <w:rFonts w:ascii="Arial" w:eastAsia="Times New Roman" w:hAnsi="Arial" w:cs="Arial"/>
          <w:color w:val="000000"/>
          <w:sz w:val="22"/>
          <w:szCs w:val="22"/>
        </w:rPr>
        <w:lastRenderedPageBreak/>
        <w:t xml:space="preserve">value </w:t>
      </w:r>
      <w:del w:id="348" w:author="Microsoft Office User" w:date="2021-04-28T11:55:00Z">
        <w:r w:rsidDel="002A6675">
          <w:rPr>
            <w:rFonts w:ascii="Arial" w:eastAsia="Times New Roman" w:hAnsi="Arial" w:cs="Arial"/>
            <w:color w:val="000000"/>
            <w:sz w:val="22"/>
            <w:szCs w:val="22"/>
          </w:rPr>
          <w:delText xml:space="preserve">over time </w:delText>
        </w:r>
      </w:del>
      <w:r>
        <w:rPr>
          <w:rFonts w:ascii="Arial" w:eastAsia="Times New Roman" w:hAnsi="Arial" w:cs="Arial"/>
          <w:color w:val="000000"/>
          <w:sz w:val="22"/>
          <w:szCs w:val="22"/>
        </w:rPr>
        <w:t>along this coding direction. This was repeated for all trials,</w:t>
      </w:r>
      <w:r w:rsidR="00A4192F">
        <w:rPr>
          <w:rFonts w:ascii="Arial" w:eastAsia="Times New Roman" w:hAnsi="Arial" w:cs="Arial"/>
          <w:color w:val="000000"/>
          <w:sz w:val="22"/>
          <w:szCs w:val="22"/>
        </w:rPr>
        <w:t xml:space="preserve"> and the projection values were averaged for every trial within a </w:t>
      </w:r>
      <w:del w:id="349" w:author="Microsoft Office User" w:date="2021-04-28T11:55:00Z">
        <w:r w:rsidR="00A4192F" w:rsidDel="002A6675">
          <w:rPr>
            <w:rFonts w:ascii="Arial" w:eastAsia="Times New Roman" w:hAnsi="Arial" w:cs="Arial"/>
            <w:color w:val="000000"/>
            <w:sz w:val="22"/>
            <w:szCs w:val="22"/>
          </w:rPr>
          <w:delText xml:space="preserve">30ms </w:delText>
        </w:r>
      </w:del>
      <w:ins w:id="350" w:author="Microsoft Office User" w:date="2021-04-28T11:55:00Z">
        <w:r w:rsidR="002A6675">
          <w:rPr>
            <w:rFonts w:ascii="Arial" w:eastAsia="Times New Roman" w:hAnsi="Arial" w:cs="Arial"/>
            <w:color w:val="000000"/>
            <w:sz w:val="22"/>
            <w:szCs w:val="22"/>
          </w:rPr>
          <w:t>4</w:t>
        </w:r>
        <w:r w:rsidR="002A6675">
          <w:rPr>
            <w:rFonts w:ascii="Arial" w:eastAsia="Times New Roman" w:hAnsi="Arial" w:cs="Arial"/>
            <w:color w:val="000000"/>
            <w:sz w:val="22"/>
            <w:szCs w:val="22"/>
          </w:rPr>
          <w:t xml:space="preserve">0ms </w:t>
        </w:r>
      </w:ins>
      <w:r w:rsidR="00A4192F">
        <w:rPr>
          <w:rFonts w:ascii="Arial" w:eastAsia="Times New Roman" w:hAnsi="Arial" w:cs="Arial"/>
          <w:color w:val="000000"/>
          <w:sz w:val="22"/>
          <w:szCs w:val="22"/>
        </w:rPr>
        <w:t>window after target onset. We then grouped these values into trial distributions for each target volume, and compared them to noise trial distributions by estimating a criterion projection value that best predicted whether each was a target or noise trial (example projection value distributions from the recording</w:t>
      </w:r>
      <w:ins w:id="351" w:author="Microsoft Office User" w:date="2021-04-28T11:56:00Z">
        <w:r w:rsidR="002A6675">
          <w:rPr>
            <w:rFonts w:ascii="Arial" w:eastAsia="Times New Roman" w:hAnsi="Arial" w:cs="Arial"/>
            <w:color w:val="000000"/>
            <w:sz w:val="22"/>
            <w:szCs w:val="22"/>
          </w:rPr>
          <w:t xml:space="preserve"> session</w:t>
        </w:r>
      </w:ins>
      <w:r w:rsidR="00A4192F">
        <w:rPr>
          <w:rFonts w:ascii="Arial" w:eastAsia="Times New Roman" w:hAnsi="Arial" w:cs="Arial"/>
          <w:color w:val="000000"/>
          <w:sz w:val="22"/>
          <w:szCs w:val="22"/>
        </w:rPr>
        <w:t xml:space="preserve"> in Figure 4C, left panel is shown in Figure 4d, right panel). </w:t>
      </w:r>
    </w:p>
    <w:p w14:paraId="0676C42C" w14:textId="0C328D72" w:rsidR="008F1DC2" w:rsidRDefault="00A4192F" w:rsidP="000A788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Using this criterion, we then computed the accuracy of the neural population in discriminating targets from noise at each volume and at each contrast</w:t>
      </w:r>
      <w:r w:rsidR="00384D55">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This allowed us to estimate </w:t>
      </w:r>
      <w:proofErr w:type="spellStart"/>
      <w:r>
        <w:rPr>
          <w:rFonts w:ascii="Arial" w:eastAsia="Times New Roman" w:hAnsi="Arial" w:cs="Arial"/>
          <w:color w:val="000000"/>
          <w:sz w:val="22"/>
          <w:szCs w:val="22"/>
        </w:rPr>
        <w:t>neurometric</w:t>
      </w:r>
      <w:proofErr w:type="spellEnd"/>
      <w:r>
        <w:rPr>
          <w:rFonts w:ascii="Arial" w:eastAsia="Times New Roman" w:hAnsi="Arial" w:cs="Arial"/>
          <w:color w:val="000000"/>
          <w:sz w:val="22"/>
          <w:szCs w:val="22"/>
        </w:rPr>
        <w:t xml:space="preserve"> functions for direct comparison to the corresponding psychometric functions of each mouse</w:t>
      </w:r>
      <w:r w:rsidR="00384D55">
        <w:rPr>
          <w:rFonts w:ascii="Arial" w:eastAsia="Times New Roman" w:hAnsi="Arial" w:cs="Arial"/>
          <w:color w:val="000000"/>
          <w:sz w:val="22"/>
          <w:szCs w:val="22"/>
        </w:rPr>
        <w:t xml:space="preserve"> (Figure 4e)</w:t>
      </w:r>
      <w:r>
        <w:rPr>
          <w:rFonts w:ascii="Arial" w:eastAsia="Times New Roman" w:hAnsi="Arial" w:cs="Arial"/>
          <w:color w:val="000000"/>
          <w:sz w:val="22"/>
          <w:szCs w:val="22"/>
        </w:rPr>
        <w:t>.</w:t>
      </w:r>
      <w:r w:rsidR="00384D55">
        <w:rPr>
          <w:rFonts w:ascii="Arial" w:eastAsia="Times New Roman" w:hAnsi="Arial" w:cs="Arial"/>
          <w:color w:val="000000"/>
          <w:sz w:val="22"/>
          <w:szCs w:val="22"/>
        </w:rPr>
        <w:t xml:space="preserve"> On average,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functions were qualitatively similar, with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functions exhibiting slightly lower thresholds, and shallower slopes (Figure 4f). We found that behavioral thresholds were highly predictive of the observed neural thresholds across both contrasts (</w:t>
      </w:r>
      <w:del w:id="352" w:author="Microsoft Office User" w:date="2021-04-28T11:56:00Z">
        <w:r w:rsidR="00384D55" w:rsidDel="002A6675">
          <w:rPr>
            <w:rFonts w:ascii="Arial" w:eastAsia="Times New Roman" w:hAnsi="Arial" w:cs="Arial"/>
            <w:color w:val="000000"/>
            <w:sz w:val="22"/>
            <w:szCs w:val="22"/>
          </w:rPr>
          <w:delText>n=21, p = 9.57e-6, linear regression</w:delText>
        </w:r>
      </w:del>
      <w:ins w:id="353" w:author="Microsoft Office User" w:date="2021-04-28T11:56:00Z">
        <w:r w:rsidR="002A6675">
          <w:rPr>
            <w:rFonts w:ascii="Arial" w:eastAsia="Times New Roman" w:hAnsi="Arial" w:cs="Arial"/>
            <w:color w:val="000000"/>
            <w:sz w:val="22"/>
            <w:szCs w:val="22"/>
          </w:rPr>
          <w:t>STATS</w:t>
        </w:r>
      </w:ins>
      <w:r w:rsidR="00384D55">
        <w:rPr>
          <w:rFonts w:ascii="Arial" w:eastAsia="Times New Roman" w:hAnsi="Arial" w:cs="Arial"/>
          <w:color w:val="000000"/>
          <w:sz w:val="22"/>
          <w:szCs w:val="22"/>
        </w:rPr>
        <w:t>, Figure 4g). We also observed a significant relationship between behavioral and neural thresholds in low contrast alone, suggesting that the observed correlation across contrasts is not just due to contrast, but that cortical neurons track behavioral thresholds independently of contrast (</w:t>
      </w:r>
      <w:del w:id="354" w:author="Microsoft Office User" w:date="2021-04-28T11:56:00Z">
        <w:r w:rsidR="00384D55" w:rsidDel="002A6675">
          <w:rPr>
            <w:rFonts w:ascii="Arial" w:eastAsia="Times New Roman" w:hAnsi="Arial" w:cs="Arial"/>
            <w:color w:val="000000"/>
            <w:sz w:val="22"/>
            <w:szCs w:val="22"/>
          </w:rPr>
          <w:delText>n=12, p=.02, linear regression</w:delText>
        </w:r>
      </w:del>
      <w:ins w:id="355" w:author="Microsoft Office User" w:date="2021-04-28T11:56:00Z">
        <w:r w:rsidR="002A6675">
          <w:rPr>
            <w:rFonts w:ascii="Arial" w:eastAsia="Times New Roman" w:hAnsi="Arial" w:cs="Arial"/>
            <w:color w:val="000000"/>
            <w:sz w:val="22"/>
            <w:szCs w:val="22"/>
          </w:rPr>
          <w:t>STAT</w:t>
        </w:r>
      </w:ins>
      <w:ins w:id="356" w:author="Microsoft Office User" w:date="2021-04-28T11:57:00Z">
        <w:r w:rsidR="002A6675">
          <w:rPr>
            <w:rFonts w:ascii="Arial" w:eastAsia="Times New Roman" w:hAnsi="Arial" w:cs="Arial"/>
            <w:color w:val="000000"/>
            <w:sz w:val="22"/>
            <w:szCs w:val="22"/>
          </w:rPr>
          <w:t>S</w:t>
        </w:r>
      </w:ins>
      <w:r w:rsidR="00384D55">
        <w:rPr>
          <w:rFonts w:ascii="Arial" w:eastAsia="Times New Roman" w:hAnsi="Arial" w:cs="Arial"/>
          <w:color w:val="000000"/>
          <w:sz w:val="22"/>
          <w:szCs w:val="22"/>
        </w:rPr>
        <w:t xml:space="preserve">, Figure 4g). Additionally, we find that across both contrasts there is a significant relationship between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slopes (</w:t>
      </w:r>
      <w:del w:id="357" w:author="Microsoft Office User" w:date="2021-04-28T11:57:00Z">
        <w:r w:rsidR="00384D55" w:rsidDel="002A6675">
          <w:rPr>
            <w:rFonts w:ascii="Arial" w:eastAsia="Times New Roman" w:hAnsi="Arial" w:cs="Arial"/>
            <w:color w:val="000000"/>
            <w:sz w:val="22"/>
            <w:szCs w:val="22"/>
          </w:rPr>
          <w:delText>n=21, p=0.03, linear regression</w:delText>
        </w:r>
      </w:del>
      <w:ins w:id="358" w:author="Microsoft Office User" w:date="2021-04-28T11:57:00Z">
        <w:r w:rsidR="002A6675">
          <w:rPr>
            <w:rFonts w:ascii="Arial" w:eastAsia="Times New Roman" w:hAnsi="Arial" w:cs="Arial"/>
            <w:color w:val="000000"/>
            <w:sz w:val="22"/>
            <w:szCs w:val="22"/>
          </w:rPr>
          <w:t>STATS</w:t>
        </w:r>
        <w:r w:rsidR="005D7786">
          <w:rPr>
            <w:rFonts w:ascii="Arial" w:eastAsia="Times New Roman" w:hAnsi="Arial" w:cs="Arial"/>
            <w:color w:val="000000"/>
            <w:sz w:val="22"/>
            <w:szCs w:val="22"/>
          </w:rPr>
          <w:t>, Figure 4h</w:t>
        </w:r>
      </w:ins>
      <w:r w:rsidR="00384D55">
        <w:rPr>
          <w:rFonts w:ascii="Arial" w:eastAsia="Times New Roman" w:hAnsi="Arial" w:cs="Arial"/>
          <w:color w:val="000000"/>
          <w:sz w:val="22"/>
          <w:szCs w:val="22"/>
        </w:rPr>
        <w:t xml:space="preserve">), </w:t>
      </w:r>
      <w:del w:id="359" w:author="Microsoft Office User" w:date="2021-04-28T11:57:00Z">
        <w:r w:rsidR="00384D55" w:rsidDel="005D7786">
          <w:rPr>
            <w:rFonts w:ascii="Arial" w:eastAsia="Times New Roman" w:hAnsi="Arial" w:cs="Arial"/>
            <w:color w:val="000000"/>
            <w:sz w:val="22"/>
            <w:szCs w:val="22"/>
          </w:rPr>
          <w:delText>although this relationship doesn’t hold within low contrast alone</w:delText>
        </w:r>
      </w:del>
      <w:ins w:id="360" w:author="Microsoft Office User" w:date="2021-04-28T11:57:00Z">
        <w:r w:rsidR="005D7786">
          <w:rPr>
            <w:rFonts w:ascii="Arial" w:eastAsia="Times New Roman" w:hAnsi="Arial" w:cs="Arial"/>
            <w:color w:val="000000"/>
            <w:sz w:val="22"/>
            <w:szCs w:val="22"/>
          </w:rPr>
          <w:t>with a significant relationship within high contra</w:t>
        </w:r>
      </w:ins>
      <w:ins w:id="361" w:author="Microsoft Office User" w:date="2021-04-28T11:58:00Z">
        <w:r w:rsidR="005D7786">
          <w:rPr>
            <w:rFonts w:ascii="Arial" w:eastAsia="Times New Roman" w:hAnsi="Arial" w:cs="Arial"/>
            <w:color w:val="000000"/>
            <w:sz w:val="22"/>
            <w:szCs w:val="22"/>
          </w:rPr>
          <w:t>st</w:t>
        </w:r>
      </w:ins>
      <w:r w:rsidR="00384D55">
        <w:rPr>
          <w:rFonts w:ascii="Arial" w:eastAsia="Times New Roman" w:hAnsi="Arial" w:cs="Arial"/>
          <w:color w:val="000000"/>
          <w:sz w:val="22"/>
          <w:szCs w:val="22"/>
        </w:rPr>
        <w:t xml:space="preserve"> (</w:t>
      </w:r>
      <w:del w:id="362" w:author="Microsoft Office User" w:date="2021-04-28T11:58:00Z">
        <w:r w:rsidR="00384D55" w:rsidDel="005D7786">
          <w:rPr>
            <w:rFonts w:ascii="Arial" w:eastAsia="Times New Roman" w:hAnsi="Arial" w:cs="Arial"/>
            <w:color w:val="000000"/>
            <w:sz w:val="22"/>
            <w:szCs w:val="22"/>
          </w:rPr>
          <w:delText>n=12, p=0.23, linear regression</w:delText>
        </w:r>
      </w:del>
      <w:ins w:id="363" w:author="Microsoft Office User" w:date="2021-04-28T11:58:00Z">
        <w:r w:rsidR="005D7786">
          <w:rPr>
            <w:rFonts w:ascii="Arial" w:eastAsia="Times New Roman" w:hAnsi="Arial" w:cs="Arial"/>
            <w:color w:val="000000"/>
            <w:sz w:val="22"/>
            <w:szCs w:val="22"/>
          </w:rPr>
          <w:t>STATS</w:t>
        </w:r>
      </w:ins>
      <w:del w:id="364" w:author="Microsoft Office User" w:date="2021-04-28T11:58:00Z">
        <w:r w:rsidR="00384D55" w:rsidDel="005D7786">
          <w:rPr>
            <w:rFonts w:ascii="Arial" w:eastAsia="Times New Roman" w:hAnsi="Arial" w:cs="Arial"/>
            <w:color w:val="000000"/>
            <w:sz w:val="22"/>
            <w:szCs w:val="22"/>
          </w:rPr>
          <w:delText>, Figure 4h</w:delText>
        </w:r>
      </w:del>
      <w:r w:rsidR="00384D55">
        <w:rPr>
          <w:rFonts w:ascii="Arial" w:eastAsia="Times New Roman" w:hAnsi="Arial" w:cs="Arial"/>
          <w:color w:val="000000"/>
          <w:sz w:val="22"/>
          <w:szCs w:val="22"/>
        </w:rPr>
        <w:t>)</w:t>
      </w:r>
      <w:ins w:id="365" w:author="Microsoft Office User" w:date="2021-04-28T11:58:00Z">
        <w:r w:rsidR="005D7786">
          <w:rPr>
            <w:rFonts w:ascii="Arial" w:eastAsia="Times New Roman" w:hAnsi="Arial" w:cs="Arial"/>
            <w:color w:val="000000"/>
            <w:sz w:val="22"/>
            <w:szCs w:val="22"/>
          </w:rPr>
          <w:t>, and a marginally significant relationship in low contrast (STATS)</w:t>
        </w:r>
      </w:ins>
      <w:r w:rsidR="00384D55">
        <w:rPr>
          <w:rFonts w:ascii="Arial" w:eastAsia="Times New Roman" w:hAnsi="Arial" w:cs="Arial"/>
          <w:color w:val="000000"/>
          <w:sz w:val="22"/>
          <w:szCs w:val="22"/>
        </w:rPr>
        <w:t>.</w:t>
      </w:r>
    </w:p>
    <w:p w14:paraId="15508DD9" w14:textId="5C074588" w:rsidR="00384D55" w:rsidRPr="008F1DC2" w:rsidRDefault="00384D55" w:rsidP="000A7884">
      <w:pPr>
        <w:ind w:firstLine="720"/>
        <w:jc w:val="both"/>
        <w:rPr>
          <w:rFonts w:ascii="Arial" w:eastAsia="Times New Roman" w:hAnsi="Arial" w:cs="Arial"/>
          <w:color w:val="000000"/>
          <w:sz w:val="22"/>
          <w:szCs w:val="22"/>
        </w:rPr>
      </w:pPr>
    </w:p>
    <w:p w14:paraId="4E5E8AB5" w14:textId="121C39FD" w:rsidR="008F1DC2" w:rsidRDefault="00384D55"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Cortical gain tracks individual behavioral performance.</w:t>
      </w:r>
    </w:p>
    <w:p w14:paraId="1BFC2988" w14:textId="162EA3C8" w:rsidR="00AF393A" w:rsidDel="005D7786" w:rsidRDefault="00384D55" w:rsidP="005D7786">
      <w:pPr>
        <w:jc w:val="both"/>
        <w:rPr>
          <w:del w:id="366" w:author="Microsoft Office User" w:date="2021-04-28T12:02:00Z"/>
          <w:rFonts w:ascii="Arial" w:eastAsia="Times New Roman" w:hAnsi="Arial" w:cs="Arial"/>
          <w:color w:val="000000"/>
          <w:sz w:val="22"/>
          <w:szCs w:val="22"/>
        </w:rPr>
        <w:pPrChange w:id="367" w:author="Microsoft Office User" w:date="2021-04-28T12:04:00Z">
          <w:pPr>
            <w:jc w:val="both"/>
          </w:pPr>
        </w:pPrChange>
      </w:pPr>
      <w:r>
        <w:rPr>
          <w:rFonts w:ascii="Arial" w:eastAsia="Times New Roman" w:hAnsi="Arial" w:cs="Arial"/>
          <w:color w:val="000000"/>
          <w:sz w:val="22"/>
          <w:szCs w:val="22"/>
        </w:rPr>
        <w:tab/>
        <w:t xml:space="preserve">Our behavioral results and model provide strong evidence that gain control in the auditory system shapes patterns of behavioral performance. </w:t>
      </w:r>
      <w:r w:rsidR="00D60E7B">
        <w:rPr>
          <w:rFonts w:ascii="Arial" w:eastAsia="Times New Roman" w:hAnsi="Arial" w:cs="Arial"/>
          <w:color w:val="000000"/>
          <w:sz w:val="22"/>
          <w:szCs w:val="22"/>
        </w:rPr>
        <w:t>To more directly assess the role of gain control in auditory cortex in shapin</w:t>
      </w:r>
      <w:ins w:id="368" w:author="Microsoft Office User" w:date="2021-04-28T12:04:00Z">
        <w:r w:rsidR="005D7786">
          <w:rPr>
            <w:rFonts w:ascii="Arial" w:eastAsia="Times New Roman" w:hAnsi="Arial" w:cs="Arial"/>
            <w:color w:val="000000"/>
            <w:sz w:val="22"/>
            <w:szCs w:val="22"/>
          </w:rPr>
          <w:t xml:space="preserve">g </w:t>
        </w:r>
      </w:ins>
      <w:del w:id="369" w:author="Microsoft Office User" w:date="2021-04-28T12:04:00Z">
        <w:r w:rsidR="00D60E7B" w:rsidDel="005D7786">
          <w:rPr>
            <w:rFonts w:ascii="Arial" w:eastAsia="Times New Roman" w:hAnsi="Arial" w:cs="Arial"/>
            <w:color w:val="000000"/>
            <w:sz w:val="22"/>
            <w:szCs w:val="22"/>
          </w:rPr>
          <w:delText xml:space="preserve">g </w:delText>
        </w:r>
      </w:del>
    </w:p>
    <w:p w14:paraId="33D20FD6" w14:textId="018575E2" w:rsidR="00CF51F0" w:rsidDel="005D7786" w:rsidRDefault="00AF393A" w:rsidP="005D7786">
      <w:pPr>
        <w:jc w:val="both"/>
        <w:rPr>
          <w:del w:id="370" w:author="Microsoft Office User" w:date="2021-04-28T12:04:00Z"/>
          <w:rFonts w:ascii="Arial" w:eastAsia="Times New Roman" w:hAnsi="Arial" w:cs="Arial"/>
          <w:color w:val="000000"/>
          <w:sz w:val="22"/>
          <w:szCs w:val="22"/>
        </w:rPr>
        <w:pPrChange w:id="371" w:author="Microsoft Office User" w:date="2021-04-28T12:04:00Z">
          <w:pPr>
            <w:jc w:val="both"/>
          </w:pPr>
        </w:pPrChange>
      </w:pPr>
      <w:del w:id="372" w:author="Microsoft Office User" w:date="2021-04-28T10:24:00Z">
        <w:r w:rsidDel="00BB3B4B">
          <w:rPr>
            <w:rFonts w:ascii="Arial" w:eastAsia="Times New Roman" w:hAnsi="Arial" w:cs="Arial"/>
            <w:color w:val="000000"/>
            <w:sz w:val="22"/>
            <w:szCs w:val="22"/>
          </w:rPr>
          <w:br w:type="page"/>
        </w:r>
        <w:r w:rsidR="004D2BF6" w:rsidDel="00BB3B4B">
          <w:rPr>
            <w:rFonts w:ascii="Arial" w:eastAsia="Times New Roman" w:hAnsi="Arial" w:cs="Arial"/>
            <w:noProof/>
            <w:color w:val="000000"/>
            <w:sz w:val="22"/>
            <w:szCs w:val="22"/>
          </w:rPr>
          <w:drawing>
            <wp:inline distT="0" distB="0" distL="0" distR="0" wp14:anchorId="61A18D4E" wp14:editId="28B0F57B">
              <wp:extent cx="6858000" cy="4187825"/>
              <wp:effectExtent l="0" t="0" r="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4187825"/>
                      </a:xfrm>
                      <a:prstGeom prst="rect">
                        <a:avLst/>
                      </a:prstGeom>
                    </pic:spPr>
                  </pic:pic>
                </a:graphicData>
              </a:graphic>
            </wp:inline>
          </w:drawing>
        </w:r>
      </w:del>
    </w:p>
    <w:p w14:paraId="1CB65EE2" w14:textId="1664322D" w:rsidR="00CF51F0" w:rsidDel="005D7786" w:rsidRDefault="00CF51F0" w:rsidP="005D7786">
      <w:pPr>
        <w:jc w:val="both"/>
        <w:rPr>
          <w:del w:id="373" w:author="Microsoft Office User" w:date="2021-04-28T11:59:00Z"/>
          <w:rFonts w:ascii="Arial" w:eastAsia="Times New Roman" w:hAnsi="Arial" w:cs="Arial"/>
          <w:b/>
          <w:bCs/>
          <w:color w:val="000000"/>
          <w:sz w:val="20"/>
          <w:szCs w:val="20"/>
        </w:rPr>
        <w:pPrChange w:id="374" w:author="Microsoft Office User" w:date="2021-04-28T12:04:00Z">
          <w:pPr>
            <w:jc w:val="both"/>
          </w:pPr>
        </w:pPrChange>
      </w:pPr>
      <w:del w:id="375" w:author="Microsoft Office User" w:date="2021-04-28T11:59:00Z">
        <w:r w:rsidRPr="00A9352F" w:rsidDel="005D7786">
          <w:rPr>
            <w:rFonts w:ascii="Arial" w:eastAsia="Times New Roman" w:hAnsi="Arial" w:cs="Arial"/>
            <w:b/>
            <w:bCs/>
            <w:color w:val="000000"/>
            <w:sz w:val="20"/>
            <w:szCs w:val="20"/>
          </w:rPr>
          <w:delText>Figure 3.</w:delText>
        </w:r>
      </w:del>
    </w:p>
    <w:p w14:paraId="1B62CB49" w14:textId="782CE1EE" w:rsidR="00A9352F" w:rsidRPr="00A9352F" w:rsidDel="005D7786" w:rsidRDefault="00A9352F" w:rsidP="005D7786">
      <w:pPr>
        <w:jc w:val="both"/>
        <w:rPr>
          <w:del w:id="376" w:author="Microsoft Office User" w:date="2021-04-28T11:59:00Z"/>
          <w:rFonts w:ascii="Arial" w:eastAsia="Times New Roman" w:hAnsi="Arial" w:cs="Arial"/>
          <w:b/>
          <w:bCs/>
          <w:color w:val="000000"/>
          <w:sz w:val="20"/>
          <w:szCs w:val="20"/>
        </w:rPr>
        <w:pPrChange w:id="377" w:author="Microsoft Office User" w:date="2021-04-28T12:04:00Z">
          <w:pPr>
            <w:jc w:val="both"/>
          </w:pPr>
        </w:pPrChange>
      </w:pPr>
    </w:p>
    <w:p w14:paraId="381D786D" w14:textId="1DE2A973" w:rsidR="00F0254F" w:rsidRPr="00A9352F" w:rsidDel="005D7786" w:rsidRDefault="00F0254F" w:rsidP="005D7786">
      <w:pPr>
        <w:jc w:val="both"/>
        <w:rPr>
          <w:del w:id="378" w:author="Microsoft Office User" w:date="2021-04-28T11:59:00Z"/>
          <w:moveFrom w:id="379" w:author="Microsoft Office User" w:date="2021-04-28T10:13:00Z"/>
          <w:rFonts w:ascii="Arial" w:eastAsia="Times New Roman" w:hAnsi="Arial" w:cs="Arial"/>
          <w:color w:val="000000"/>
          <w:sz w:val="20"/>
          <w:szCs w:val="20"/>
        </w:rPr>
        <w:pPrChange w:id="380" w:author="Microsoft Office User" w:date="2021-04-28T12:04:00Z">
          <w:pPr>
            <w:pStyle w:val="ListParagraph"/>
            <w:numPr>
              <w:numId w:val="2"/>
            </w:numPr>
            <w:ind w:left="360" w:hanging="360"/>
            <w:jc w:val="both"/>
          </w:pPr>
        </w:pPrChange>
      </w:pPr>
      <w:moveFromRangeStart w:id="381" w:author="Microsoft Office User" w:date="2021-04-28T10:13:00Z" w:name="move70497217"/>
      <w:moveFrom w:id="382" w:author="Microsoft Office User" w:date="2021-04-28T10:13:00Z">
        <w:del w:id="383" w:author="Microsoft Office User" w:date="2021-04-28T11:59:00Z">
          <w:r w:rsidRPr="00A9352F" w:rsidDel="005D7786">
            <w:rPr>
              <w:rFonts w:ascii="Arial" w:eastAsia="Times New Roman" w:hAnsi="Arial" w:cs="Arial"/>
              <w:color w:val="000000"/>
              <w:sz w:val="20"/>
              <w:szCs w:val="20"/>
            </w:rPr>
            <w:delText>Setup schematic for acute muscimol recordings in ACtx.</w:delText>
          </w:r>
        </w:del>
      </w:moveFrom>
    </w:p>
    <w:p w14:paraId="5DA1BD52" w14:textId="76FECD46" w:rsidR="004D2BF6" w:rsidRPr="00A9352F" w:rsidDel="005D7786" w:rsidRDefault="00F0254F" w:rsidP="005D7786">
      <w:pPr>
        <w:jc w:val="both"/>
        <w:rPr>
          <w:del w:id="384" w:author="Microsoft Office User" w:date="2021-04-28T11:59:00Z"/>
          <w:moveFrom w:id="385" w:author="Microsoft Office User" w:date="2021-04-28T10:13:00Z"/>
          <w:rFonts w:ascii="Arial" w:eastAsia="Times New Roman" w:hAnsi="Arial" w:cs="Arial"/>
          <w:color w:val="000000"/>
          <w:sz w:val="20"/>
          <w:szCs w:val="20"/>
        </w:rPr>
        <w:pPrChange w:id="386" w:author="Microsoft Office User" w:date="2021-04-28T12:04:00Z">
          <w:pPr>
            <w:pStyle w:val="ListParagraph"/>
            <w:numPr>
              <w:numId w:val="2"/>
            </w:numPr>
            <w:ind w:left="360" w:hanging="360"/>
            <w:jc w:val="both"/>
          </w:pPr>
        </w:pPrChange>
      </w:pPr>
      <w:moveFrom w:id="387" w:author="Microsoft Office User" w:date="2021-04-28T10:13:00Z">
        <w:del w:id="388" w:author="Microsoft Office User" w:date="2021-04-28T11:59:00Z">
          <w:r w:rsidRPr="00A9352F" w:rsidDel="005D7786">
            <w:rPr>
              <w:rFonts w:ascii="Arial" w:eastAsia="Times New Roman" w:hAnsi="Arial" w:cs="Arial"/>
              <w:color w:val="000000"/>
              <w:sz w:val="20"/>
              <w:szCs w:val="20"/>
            </w:rPr>
            <w:delText xml:space="preserve">Example spike rasters pre- and post-muscimol application. </w:delText>
          </w:r>
          <w:r w:rsidR="004D2BF6" w:rsidRPr="00A9352F" w:rsidDel="005D7786">
            <w:rPr>
              <w:rFonts w:ascii="Arial" w:eastAsia="Times New Roman" w:hAnsi="Arial" w:cs="Arial"/>
              <w:color w:val="000000"/>
              <w:sz w:val="20"/>
              <w:szCs w:val="20"/>
            </w:rPr>
            <w:delText xml:space="preserve">On top of the raster is the timeline for each recording. A baseline recording of all stimuli was performed prior to muscimol application, then all stimuli were recorded again 30 minutes after application. </w:delText>
          </w:r>
          <w:r w:rsidRPr="00A9352F" w:rsidDel="005D7786">
            <w:rPr>
              <w:rFonts w:ascii="Arial" w:eastAsia="Times New Roman" w:hAnsi="Arial" w:cs="Arial"/>
              <w:color w:val="000000"/>
              <w:sz w:val="20"/>
              <w:szCs w:val="20"/>
            </w:rPr>
            <w:delText>Rasters are sorted by contrast and target volume, with color indicating low or high contrast backgrounds, color shade indicating target volume, and grey indicating noise only trials (FA).</w:delText>
          </w:r>
          <w:r w:rsidR="004D2BF6" w:rsidRPr="00A9352F" w:rsidDel="005D7786">
            <w:rPr>
              <w:rFonts w:ascii="Arial" w:eastAsia="Times New Roman" w:hAnsi="Arial" w:cs="Arial"/>
              <w:color w:val="000000"/>
              <w:sz w:val="20"/>
              <w:szCs w:val="20"/>
            </w:rPr>
            <w:delText xml:space="preserve"> </w:delText>
          </w:r>
          <w:r w:rsidR="004D2BF6" w:rsidRPr="00A9352F" w:rsidDel="005D7786">
            <w:rPr>
              <w:rFonts w:ascii="Arial" w:eastAsia="Times New Roman" w:hAnsi="Arial" w:cs="Arial"/>
              <w:i/>
              <w:iCs/>
              <w:color w:val="000000"/>
              <w:sz w:val="20"/>
              <w:szCs w:val="20"/>
            </w:rPr>
            <w:delText xml:space="preserve">Left panel: </w:delText>
          </w:r>
          <w:r w:rsidR="004D2BF6" w:rsidRPr="00A9352F" w:rsidDel="005D7786">
            <w:rPr>
              <w:rFonts w:ascii="Arial" w:eastAsia="Times New Roman" w:hAnsi="Arial" w:cs="Arial"/>
              <w:color w:val="000000"/>
              <w:sz w:val="20"/>
              <w:szCs w:val="20"/>
            </w:rPr>
            <w:delText xml:space="preserve">raster of target and noise responses of a representative neuron recorded prior to muscimol application. </w:delText>
          </w:r>
          <w:r w:rsidR="004D2BF6" w:rsidRPr="00A9352F" w:rsidDel="005D7786">
            <w:rPr>
              <w:rFonts w:ascii="Arial" w:eastAsia="Times New Roman" w:hAnsi="Arial" w:cs="Arial"/>
              <w:i/>
              <w:iCs/>
              <w:color w:val="000000"/>
              <w:sz w:val="20"/>
              <w:szCs w:val="20"/>
            </w:rPr>
            <w:delText>Right panel:</w:delText>
          </w:r>
          <w:r w:rsidRPr="00A9352F" w:rsidDel="005D7786">
            <w:rPr>
              <w:rFonts w:ascii="Arial" w:eastAsia="Times New Roman" w:hAnsi="Arial" w:cs="Arial"/>
              <w:color w:val="000000"/>
              <w:sz w:val="20"/>
              <w:szCs w:val="20"/>
            </w:rPr>
            <w:delText xml:space="preserve"> </w:delText>
          </w:r>
          <w:r w:rsidR="004D2BF6" w:rsidRPr="00A9352F" w:rsidDel="005D7786">
            <w:rPr>
              <w:rFonts w:ascii="Arial" w:eastAsia="Times New Roman" w:hAnsi="Arial" w:cs="Arial"/>
              <w:color w:val="000000"/>
              <w:sz w:val="20"/>
              <w:szCs w:val="20"/>
            </w:rPr>
            <w:delText xml:space="preserve">raster of the same neuron 30 minutes after muscimol application. </w:delText>
          </w:r>
          <w:r w:rsidR="004D2BF6" w:rsidRPr="00A9352F" w:rsidDel="005D7786">
            <w:rPr>
              <w:rFonts w:ascii="Arial" w:eastAsia="Times New Roman" w:hAnsi="Arial" w:cs="Arial"/>
              <w:i/>
              <w:iCs/>
              <w:color w:val="000000"/>
              <w:sz w:val="20"/>
              <w:szCs w:val="20"/>
            </w:rPr>
            <w:delText>Insets:</w:delText>
          </w:r>
          <w:r w:rsidR="004D2BF6" w:rsidRPr="00A9352F" w:rsidDel="005D7786">
            <w:rPr>
              <w:rFonts w:ascii="Arial" w:eastAsia="Times New Roman" w:hAnsi="Arial" w:cs="Arial"/>
              <w:color w:val="000000"/>
              <w:sz w:val="20"/>
              <w:szCs w:val="20"/>
            </w:rPr>
            <w:delText xml:space="preserve"> Mean firing rate for each condition. Shade indicates target volume and the scale bar indicates a firing rate of 50Hz.</w:delText>
          </w:r>
          <w:r w:rsidR="00E30301" w:rsidRPr="00A9352F" w:rsidDel="005D7786">
            <w:rPr>
              <w:rFonts w:ascii="Arial" w:eastAsia="Times New Roman" w:hAnsi="Arial" w:cs="Arial"/>
              <w:color w:val="000000"/>
              <w:sz w:val="20"/>
              <w:szCs w:val="20"/>
            </w:rPr>
            <w:delText xml:space="preserve"> Error bars indicate S.E.M. across trials.</w:delText>
          </w:r>
        </w:del>
      </w:moveFrom>
    </w:p>
    <w:p w14:paraId="20E8D6D2" w14:textId="6B33B2BC" w:rsidR="004D2BF6" w:rsidRPr="00A9352F" w:rsidDel="005D7786" w:rsidRDefault="004D2BF6" w:rsidP="005D7786">
      <w:pPr>
        <w:jc w:val="both"/>
        <w:rPr>
          <w:del w:id="389" w:author="Microsoft Office User" w:date="2021-04-28T11:59:00Z"/>
          <w:moveFrom w:id="390" w:author="Microsoft Office User" w:date="2021-04-28T10:13:00Z"/>
          <w:rFonts w:ascii="Arial" w:eastAsia="Times New Roman" w:hAnsi="Arial" w:cs="Arial"/>
          <w:color w:val="000000"/>
          <w:sz w:val="20"/>
          <w:szCs w:val="20"/>
        </w:rPr>
        <w:pPrChange w:id="391" w:author="Microsoft Office User" w:date="2021-04-28T12:04:00Z">
          <w:pPr>
            <w:pStyle w:val="ListParagraph"/>
            <w:numPr>
              <w:numId w:val="2"/>
            </w:numPr>
            <w:ind w:left="360" w:hanging="360"/>
            <w:jc w:val="both"/>
          </w:pPr>
        </w:pPrChange>
      </w:pPr>
      <w:moveFrom w:id="392" w:author="Microsoft Office User" w:date="2021-04-28T10:13:00Z">
        <w:del w:id="393" w:author="Microsoft Office User" w:date="2021-04-28T11:59:00Z">
          <w:r w:rsidRPr="00A9352F" w:rsidDel="005D7786">
            <w:rPr>
              <w:rFonts w:ascii="Arial" w:eastAsia="Times New Roman" w:hAnsi="Arial" w:cs="Arial"/>
              <w:color w:val="000000"/>
              <w:sz w:val="20"/>
              <w:szCs w:val="20"/>
            </w:rPr>
            <w:delText>Example spike rasters pre- and post-saline application. Plots as in b).</w:delText>
          </w:r>
        </w:del>
      </w:moveFrom>
    </w:p>
    <w:p w14:paraId="1F85FC93" w14:textId="76B90FBA" w:rsidR="00E30301" w:rsidRPr="00A9352F" w:rsidDel="005D7786" w:rsidRDefault="004D2BF6" w:rsidP="005D7786">
      <w:pPr>
        <w:jc w:val="both"/>
        <w:rPr>
          <w:del w:id="394" w:author="Microsoft Office User" w:date="2021-04-28T11:59:00Z"/>
          <w:moveFrom w:id="395" w:author="Microsoft Office User" w:date="2021-04-28T10:13:00Z"/>
          <w:rFonts w:ascii="Arial" w:eastAsia="Times New Roman" w:hAnsi="Arial" w:cs="Arial"/>
          <w:color w:val="000000"/>
          <w:sz w:val="20"/>
          <w:szCs w:val="20"/>
        </w:rPr>
        <w:pPrChange w:id="396" w:author="Microsoft Office User" w:date="2021-04-28T12:04:00Z">
          <w:pPr>
            <w:pStyle w:val="ListParagraph"/>
            <w:numPr>
              <w:numId w:val="2"/>
            </w:numPr>
            <w:ind w:left="360" w:hanging="360"/>
            <w:jc w:val="both"/>
          </w:pPr>
        </w:pPrChange>
      </w:pPr>
      <w:moveFrom w:id="397" w:author="Microsoft Office User" w:date="2021-04-28T10:13:00Z">
        <w:del w:id="398" w:author="Microsoft Office User" w:date="2021-04-28T11:59:00Z">
          <w:r w:rsidRPr="00A9352F" w:rsidDel="005D7786">
            <w:rPr>
              <w:rFonts w:ascii="Arial" w:eastAsia="Times New Roman" w:hAnsi="Arial" w:cs="Arial"/>
              <w:color w:val="000000"/>
              <w:sz w:val="20"/>
              <w:szCs w:val="20"/>
            </w:rPr>
            <w:delText xml:space="preserve">Average firing responses after drug application in muscimol and saline recording sessions. Filled circles and solid lines are responses </w:delText>
          </w:r>
          <w:r w:rsidR="00E30301" w:rsidRPr="00A9352F" w:rsidDel="005D7786">
            <w:rPr>
              <w:rFonts w:ascii="Arial" w:eastAsia="Times New Roman" w:hAnsi="Arial" w:cs="Arial"/>
              <w:color w:val="000000"/>
              <w:sz w:val="20"/>
              <w:szCs w:val="20"/>
            </w:rPr>
            <w:delText>after saline was applied</w:delText>
          </w:r>
          <w:r w:rsidRPr="00A9352F" w:rsidDel="005D7786">
            <w:rPr>
              <w:rFonts w:ascii="Arial" w:eastAsia="Times New Roman" w:hAnsi="Arial" w:cs="Arial"/>
              <w:color w:val="000000"/>
              <w:sz w:val="20"/>
              <w:szCs w:val="20"/>
            </w:rPr>
            <w:delText xml:space="preserve"> while open circles and dashed lines are responses </w:delText>
          </w:r>
          <w:r w:rsidR="00E30301" w:rsidRPr="00A9352F" w:rsidDel="005D7786">
            <w:rPr>
              <w:rFonts w:ascii="Arial" w:eastAsia="Times New Roman" w:hAnsi="Arial" w:cs="Arial"/>
              <w:color w:val="000000"/>
              <w:sz w:val="20"/>
              <w:szCs w:val="20"/>
            </w:rPr>
            <w:delText>after muscimol was applied. Light shaded open and closed circles that are unconnected by lines are the responses to noise alone. Error bars indicate S.E.M. across neurons.</w:delText>
          </w:r>
        </w:del>
      </w:moveFrom>
    </w:p>
    <w:moveFromRangeEnd w:id="381"/>
    <w:p w14:paraId="72375569" w14:textId="27169D48" w:rsidR="00E30301" w:rsidRPr="00A9352F" w:rsidDel="005D7786" w:rsidRDefault="00E30301" w:rsidP="005D7786">
      <w:pPr>
        <w:jc w:val="both"/>
        <w:rPr>
          <w:del w:id="399" w:author="Microsoft Office User" w:date="2021-04-28T11:59:00Z"/>
          <w:rFonts w:ascii="Arial" w:eastAsia="Times New Roman" w:hAnsi="Arial" w:cs="Arial"/>
          <w:color w:val="000000"/>
          <w:sz w:val="20"/>
          <w:szCs w:val="20"/>
        </w:rPr>
        <w:pPrChange w:id="400" w:author="Microsoft Office User" w:date="2021-04-28T12:04:00Z">
          <w:pPr>
            <w:pStyle w:val="ListParagraph"/>
            <w:numPr>
              <w:numId w:val="2"/>
            </w:numPr>
            <w:ind w:left="360" w:hanging="360"/>
            <w:jc w:val="both"/>
          </w:pPr>
        </w:pPrChange>
      </w:pPr>
      <w:del w:id="401" w:author="Microsoft Office User" w:date="2021-04-28T11:59:00Z">
        <w:r w:rsidRPr="00A9352F" w:rsidDel="005D7786">
          <w:rPr>
            <w:rFonts w:ascii="Arial" w:eastAsia="Times New Roman" w:hAnsi="Arial" w:cs="Arial"/>
            <w:color w:val="000000"/>
            <w:sz w:val="20"/>
            <w:szCs w:val="20"/>
          </w:rPr>
          <w:delText>Setup schematic for chronic muscimol application in behaving mice.</w:delText>
        </w:r>
      </w:del>
    </w:p>
    <w:p w14:paraId="4FD49E52" w14:textId="202614B6" w:rsidR="00E30301" w:rsidRPr="00A9352F" w:rsidDel="005D7786" w:rsidRDefault="00E30301" w:rsidP="005D7786">
      <w:pPr>
        <w:jc w:val="both"/>
        <w:rPr>
          <w:del w:id="402" w:author="Microsoft Office User" w:date="2021-04-28T11:59:00Z"/>
          <w:rFonts w:ascii="Arial" w:eastAsia="Times New Roman" w:hAnsi="Arial" w:cs="Arial"/>
          <w:color w:val="000000"/>
          <w:sz w:val="20"/>
          <w:szCs w:val="20"/>
        </w:rPr>
        <w:pPrChange w:id="403" w:author="Microsoft Office User" w:date="2021-04-28T12:04:00Z">
          <w:pPr>
            <w:pStyle w:val="ListParagraph"/>
            <w:numPr>
              <w:numId w:val="2"/>
            </w:numPr>
            <w:ind w:left="360" w:hanging="360"/>
            <w:jc w:val="both"/>
          </w:pPr>
        </w:pPrChange>
      </w:pPr>
      <w:del w:id="404" w:author="Microsoft Office User" w:date="2021-04-28T11:59:00Z">
        <w:r w:rsidRPr="00A9352F" w:rsidDel="005D7786">
          <w:rPr>
            <w:rFonts w:ascii="Arial" w:eastAsia="Times New Roman" w:hAnsi="Arial" w:cs="Arial"/>
            <w:color w:val="000000"/>
            <w:sz w:val="20"/>
            <w:szCs w:val="20"/>
          </w:rPr>
          <w:delText>Behavioral psychometric functions during muscimol or saline application. Dark solid lines and filled circles indicate average performance after saline injection. Dark dashed lines and open circles indicate average performance after muscimol injection. Light solid and dashed lines are psychometric curves from individual sessions. Error bars indicate S.E.M. across sessions.</w:delText>
        </w:r>
      </w:del>
    </w:p>
    <w:p w14:paraId="118D6678" w14:textId="35215AE4" w:rsidR="00FE767D" w:rsidRPr="00A9352F" w:rsidDel="005D7786" w:rsidRDefault="00E30301" w:rsidP="005D7786">
      <w:pPr>
        <w:jc w:val="both"/>
        <w:rPr>
          <w:del w:id="405" w:author="Microsoft Office User" w:date="2021-04-28T11:59:00Z"/>
          <w:rFonts w:ascii="Arial" w:eastAsia="Times New Roman" w:hAnsi="Arial" w:cs="Arial"/>
          <w:color w:val="000000"/>
          <w:sz w:val="20"/>
          <w:szCs w:val="20"/>
        </w:rPr>
        <w:pPrChange w:id="406" w:author="Microsoft Office User" w:date="2021-04-28T12:04:00Z">
          <w:pPr>
            <w:pStyle w:val="ListParagraph"/>
            <w:numPr>
              <w:numId w:val="2"/>
            </w:numPr>
            <w:ind w:left="360" w:hanging="360"/>
            <w:jc w:val="both"/>
          </w:pPr>
        </w:pPrChange>
      </w:pPr>
      <w:del w:id="407" w:author="Microsoft Office User" w:date="2021-04-28T11:59:00Z">
        <w:r w:rsidRPr="00A9352F" w:rsidDel="005D7786">
          <w:rPr>
            <w:rFonts w:ascii="Arial" w:eastAsia="Times New Roman" w:hAnsi="Arial" w:cs="Arial"/>
            <w:color w:val="000000"/>
            <w:sz w:val="20"/>
            <w:szCs w:val="20"/>
          </w:rPr>
          <w:delText xml:space="preserve">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muscimol application. Clockwise from the upper left, are plots of the max response rat, </w:delText>
        </w:r>
      </w:del>
      <w:del w:id="408" w:author="Microsoft Office User" w:date="2021-04-28T10:25:00Z">
        <w:r w:rsidRPr="00A9352F" w:rsidDel="00BB3B4B">
          <w:rPr>
            <w:rFonts w:ascii="Arial" w:eastAsia="Times New Roman" w:hAnsi="Arial" w:cs="Arial"/>
            <w:color w:val="000000"/>
            <w:sz w:val="20"/>
            <w:szCs w:val="20"/>
          </w:rPr>
          <w:delText xml:space="preserve">the </w:delText>
        </w:r>
      </w:del>
      <w:del w:id="409" w:author="Microsoft Office User" w:date="2021-04-28T11:59:00Z">
        <w:r w:rsidRPr="00A9352F" w:rsidDel="005D7786">
          <w:rPr>
            <w:rFonts w:ascii="Arial" w:eastAsia="Times New Roman" w:hAnsi="Arial" w:cs="Arial"/>
            <w:color w:val="000000"/>
            <w:sz w:val="20"/>
            <w:szCs w:val="20"/>
          </w:rPr>
          <w:delText>false alarm rate, psychometric threshold, and the maximum slope of the psychometric curve.</w:delText>
        </w:r>
      </w:del>
    </w:p>
    <w:p w14:paraId="37E92D55" w14:textId="7388A2ED" w:rsidR="00435193" w:rsidDel="006D6A4E" w:rsidRDefault="00E30301" w:rsidP="005D7786">
      <w:pPr>
        <w:jc w:val="both"/>
        <w:rPr>
          <w:del w:id="410" w:author="Microsoft Office User" w:date="2021-04-28T10:33:00Z"/>
          <w:rFonts w:ascii="Arial" w:eastAsia="Times New Roman" w:hAnsi="Arial" w:cs="Arial"/>
          <w:color w:val="000000"/>
          <w:sz w:val="20"/>
          <w:szCs w:val="20"/>
        </w:rPr>
        <w:pPrChange w:id="411" w:author="Microsoft Office User" w:date="2021-04-28T12:04:00Z">
          <w:pPr>
            <w:pStyle w:val="ListParagraph"/>
            <w:numPr>
              <w:numId w:val="2"/>
            </w:numPr>
            <w:ind w:left="360" w:hanging="360"/>
            <w:jc w:val="both"/>
          </w:pPr>
        </w:pPrChange>
      </w:pPr>
      <w:del w:id="412" w:author="Microsoft Office User" w:date="2021-04-28T10:33:00Z">
        <w:r w:rsidRPr="00A9352F" w:rsidDel="006D6A4E">
          <w:rPr>
            <w:rFonts w:ascii="Arial" w:eastAsia="Times New Roman" w:hAnsi="Arial" w:cs="Arial"/>
            <w:color w:val="000000"/>
            <w:sz w:val="20"/>
            <w:szCs w:val="20"/>
          </w:rPr>
          <w:delText xml:space="preserve">Effects of muscimol on licking throughout the trial. </w:delText>
        </w:r>
        <w:r w:rsidR="00A9352F" w:rsidRPr="00A9352F" w:rsidDel="006D6A4E">
          <w:rPr>
            <w:rFonts w:ascii="Arial" w:eastAsia="Times New Roman" w:hAnsi="Arial" w:cs="Arial"/>
            <w:i/>
            <w:iCs/>
            <w:color w:val="000000"/>
            <w:sz w:val="20"/>
            <w:szCs w:val="20"/>
          </w:rPr>
          <w:delText>Top</w:delText>
        </w:r>
        <w:r w:rsidRPr="00A9352F" w:rsidDel="006D6A4E">
          <w:rPr>
            <w:rFonts w:ascii="Arial" w:eastAsia="Times New Roman" w:hAnsi="Arial" w:cs="Arial"/>
            <w:i/>
            <w:iCs/>
            <w:color w:val="000000"/>
            <w:sz w:val="20"/>
            <w:szCs w:val="20"/>
          </w:rPr>
          <w:delText>:</w:delText>
        </w:r>
        <w:r w:rsidRPr="00A9352F" w:rsidDel="006D6A4E">
          <w:rPr>
            <w:rFonts w:ascii="Arial" w:eastAsia="Times New Roman" w:hAnsi="Arial" w:cs="Arial"/>
            <w:color w:val="000000"/>
            <w:sz w:val="20"/>
            <w:szCs w:val="20"/>
          </w:rPr>
          <w:delText xml:space="preserve"> </w:delText>
        </w:r>
        <w:r w:rsidR="00A9352F" w:rsidRPr="00A9352F" w:rsidDel="006D6A4E">
          <w:rPr>
            <w:rFonts w:ascii="Arial" w:eastAsia="Times New Roman" w:hAnsi="Arial" w:cs="Arial"/>
            <w:color w:val="000000"/>
            <w:sz w:val="20"/>
            <w:szCs w:val="20"/>
          </w:rPr>
          <w:delText xml:space="preserve">lick probability over time during muscimol or saline sessions. Dashed vertical lines indicate trial onset (0 s) and the contrast switch (3 s). Green traces are muscimol sessions and black traces are saline sessions. The shading around each trace indicates S.E.M. across sessions. </w:delText>
        </w:r>
        <w:r w:rsidR="00A9352F" w:rsidRPr="00A9352F" w:rsidDel="006D6A4E">
          <w:rPr>
            <w:rFonts w:ascii="Arial" w:eastAsia="Times New Roman" w:hAnsi="Arial" w:cs="Arial"/>
            <w:i/>
            <w:iCs/>
            <w:color w:val="000000"/>
            <w:sz w:val="20"/>
            <w:szCs w:val="20"/>
          </w:rPr>
          <w:delText xml:space="preserve">Bottom left: </w:delText>
        </w:r>
        <w:r w:rsidR="00A9352F" w:rsidRPr="00A9352F" w:rsidDel="006D6A4E">
          <w:rPr>
            <w:rFonts w:ascii="Arial" w:eastAsia="Times New Roman" w:hAnsi="Arial" w:cs="Arial"/>
            <w:color w:val="000000"/>
            <w:sz w:val="20"/>
            <w:szCs w:val="20"/>
          </w:rPr>
          <w:delText xml:space="preserve">comparison of lick probability during the adaptation period. Each circle indicates a session and color is as in the top panel. </w:delText>
        </w:r>
        <w:r w:rsidR="00A9352F" w:rsidRPr="00A9352F" w:rsidDel="006D6A4E">
          <w:rPr>
            <w:rFonts w:ascii="Arial" w:eastAsia="Times New Roman" w:hAnsi="Arial" w:cs="Arial"/>
            <w:i/>
            <w:iCs/>
            <w:color w:val="000000"/>
            <w:sz w:val="20"/>
            <w:szCs w:val="20"/>
          </w:rPr>
          <w:delText xml:space="preserve">Bottom right: </w:delText>
        </w:r>
        <w:r w:rsidR="00A9352F" w:rsidRPr="00A9352F" w:rsidDel="006D6A4E">
          <w:rPr>
            <w:rFonts w:ascii="Arial" w:eastAsia="Times New Roman" w:hAnsi="Arial" w:cs="Arial"/>
            <w:color w:val="000000"/>
            <w:sz w:val="20"/>
            <w:szCs w:val="20"/>
          </w:rPr>
          <w:delText>comparison of lick probability during the target period.</w:delText>
        </w:r>
      </w:del>
    </w:p>
    <w:p w14:paraId="077CE8FA" w14:textId="77777777" w:rsidR="00435193" w:rsidDel="008214AD" w:rsidRDefault="00435193" w:rsidP="005D7786">
      <w:pPr>
        <w:jc w:val="both"/>
        <w:rPr>
          <w:del w:id="413" w:author="Microsoft Office User" w:date="2021-04-28T10:59:00Z"/>
          <w:rFonts w:ascii="Arial" w:eastAsia="Times New Roman" w:hAnsi="Arial" w:cs="Arial"/>
          <w:color w:val="000000"/>
          <w:sz w:val="20"/>
          <w:szCs w:val="20"/>
        </w:rPr>
        <w:pPrChange w:id="414" w:author="Microsoft Office User" w:date="2021-04-28T12:04:00Z">
          <w:pPr>
            <w:jc w:val="both"/>
          </w:pPr>
        </w:pPrChange>
      </w:pPr>
      <w:del w:id="415" w:author="Microsoft Office User" w:date="2021-04-28T10:59:00Z">
        <w:r w:rsidDel="008214AD">
          <w:rPr>
            <w:rFonts w:ascii="Arial" w:eastAsia="Times New Roman" w:hAnsi="Arial" w:cs="Arial"/>
            <w:color w:val="000000"/>
            <w:sz w:val="20"/>
            <w:szCs w:val="20"/>
          </w:rPr>
          <w:br w:type="page"/>
        </w:r>
      </w:del>
    </w:p>
    <w:p w14:paraId="5E028327" w14:textId="15107B07" w:rsidR="00435193" w:rsidDel="008214AD" w:rsidRDefault="00435193" w:rsidP="005D7786">
      <w:pPr>
        <w:jc w:val="both"/>
        <w:rPr>
          <w:del w:id="416" w:author="Microsoft Office User" w:date="2021-04-28T10:59:00Z"/>
          <w:rFonts w:ascii="Arial" w:eastAsia="Times New Roman" w:hAnsi="Arial" w:cs="Arial"/>
          <w:color w:val="000000"/>
          <w:sz w:val="22"/>
          <w:szCs w:val="22"/>
        </w:rPr>
        <w:pPrChange w:id="417" w:author="Microsoft Office User" w:date="2021-04-28T12:04:00Z">
          <w:pPr>
            <w:jc w:val="both"/>
          </w:pPr>
        </w:pPrChange>
      </w:pPr>
    </w:p>
    <w:p w14:paraId="216E622F" w14:textId="707BFDA5" w:rsidR="00435193" w:rsidRPr="003A75F6" w:rsidDel="008214AD" w:rsidRDefault="00435193" w:rsidP="005D7786">
      <w:pPr>
        <w:jc w:val="both"/>
        <w:rPr>
          <w:del w:id="418" w:author="Microsoft Office User" w:date="2021-04-28T10:59:00Z"/>
          <w:rFonts w:ascii="Arial" w:eastAsia="Times New Roman" w:hAnsi="Arial" w:cs="Arial"/>
          <w:color w:val="000000"/>
          <w:sz w:val="22"/>
          <w:szCs w:val="22"/>
        </w:rPr>
        <w:pPrChange w:id="419" w:author="Microsoft Office User" w:date="2021-04-28T12:04:00Z">
          <w:pPr>
            <w:jc w:val="both"/>
          </w:pPr>
        </w:pPrChange>
      </w:pPr>
      <w:del w:id="420" w:author="Microsoft Office User" w:date="2021-04-28T10:57:00Z">
        <w:r w:rsidDel="008214AD">
          <w:rPr>
            <w:rFonts w:ascii="Arial" w:eastAsia="Times New Roman" w:hAnsi="Arial" w:cs="Arial"/>
            <w:noProof/>
            <w:color w:val="000000"/>
            <w:sz w:val="22"/>
            <w:szCs w:val="22"/>
          </w:rPr>
          <w:drawing>
            <wp:inline distT="0" distB="0" distL="0" distR="0" wp14:anchorId="38D1B6DB" wp14:editId="5FBE9A9A">
              <wp:extent cx="6858000" cy="2966720"/>
              <wp:effectExtent l="0" t="0" r="0" b="508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2966720"/>
                      </a:xfrm>
                      <a:prstGeom prst="rect">
                        <a:avLst/>
                      </a:prstGeom>
                    </pic:spPr>
                  </pic:pic>
                </a:graphicData>
              </a:graphic>
            </wp:inline>
          </w:drawing>
        </w:r>
      </w:del>
    </w:p>
    <w:p w14:paraId="22B977F2" w14:textId="5845BE0B" w:rsidR="00435193" w:rsidRPr="00E56240" w:rsidDel="005D7786" w:rsidRDefault="00435193" w:rsidP="005D7786">
      <w:pPr>
        <w:jc w:val="both"/>
        <w:rPr>
          <w:del w:id="421" w:author="Microsoft Office User" w:date="2021-04-28T12:02:00Z"/>
          <w:rFonts w:ascii="Arial" w:eastAsia="Times New Roman" w:hAnsi="Arial" w:cs="Arial"/>
          <w:b/>
          <w:bCs/>
          <w:color w:val="000000"/>
          <w:sz w:val="20"/>
          <w:szCs w:val="20"/>
        </w:rPr>
        <w:pPrChange w:id="422" w:author="Microsoft Office User" w:date="2021-04-28T12:04:00Z">
          <w:pPr>
            <w:jc w:val="both"/>
          </w:pPr>
        </w:pPrChange>
      </w:pPr>
      <w:del w:id="423" w:author="Microsoft Office User" w:date="2021-04-28T12:02:00Z">
        <w:r w:rsidRPr="00E56240" w:rsidDel="005D7786">
          <w:rPr>
            <w:rFonts w:ascii="Arial" w:eastAsia="Times New Roman" w:hAnsi="Arial" w:cs="Arial"/>
            <w:b/>
            <w:bCs/>
            <w:color w:val="000000"/>
            <w:sz w:val="20"/>
            <w:szCs w:val="20"/>
          </w:rPr>
          <w:delText>Figure 4.</w:delText>
        </w:r>
      </w:del>
    </w:p>
    <w:p w14:paraId="403B54B5" w14:textId="685A086E" w:rsidR="00435193" w:rsidRPr="00E56240" w:rsidRDefault="00435193" w:rsidP="005D7786">
      <w:pPr>
        <w:jc w:val="both"/>
        <w:rPr>
          <w:rFonts w:ascii="Arial" w:eastAsia="Times New Roman" w:hAnsi="Arial" w:cs="Arial"/>
          <w:color w:val="000000"/>
          <w:sz w:val="20"/>
          <w:szCs w:val="20"/>
        </w:rPr>
      </w:pPr>
    </w:p>
    <w:p w14:paraId="3F2D7CC5" w14:textId="22693FD9" w:rsidR="00435193" w:rsidRPr="00E56240" w:rsidDel="005D7786" w:rsidRDefault="00435193" w:rsidP="000A7884">
      <w:pPr>
        <w:pStyle w:val="ListParagraph"/>
        <w:numPr>
          <w:ilvl w:val="0"/>
          <w:numId w:val="7"/>
        </w:numPr>
        <w:ind w:left="360"/>
        <w:jc w:val="both"/>
        <w:rPr>
          <w:del w:id="424" w:author="Microsoft Office User" w:date="2021-04-28T12:03:00Z"/>
          <w:rFonts w:ascii="Arial" w:eastAsia="Times New Roman" w:hAnsi="Arial" w:cs="Arial"/>
          <w:b/>
          <w:bCs/>
          <w:color w:val="000000"/>
          <w:sz w:val="20"/>
          <w:szCs w:val="20"/>
        </w:rPr>
      </w:pPr>
      <w:del w:id="425" w:author="Microsoft Office User" w:date="2021-04-28T12:03:00Z">
        <w:r w:rsidRPr="00E56240" w:rsidDel="005D7786">
          <w:rPr>
            <w:rFonts w:ascii="Arial" w:eastAsia="Times New Roman" w:hAnsi="Arial" w:cs="Arial"/>
            <w:color w:val="000000"/>
            <w:sz w:val="20"/>
            <w:szCs w:val="20"/>
          </w:rPr>
          <w:delText>Experimental setup for chronic ACtx recordings from behaving mice.</w:delText>
        </w:r>
      </w:del>
    </w:p>
    <w:p w14:paraId="4F186350" w14:textId="117582DB" w:rsidR="00435193" w:rsidRPr="00E56240" w:rsidDel="005D7786" w:rsidRDefault="00435193" w:rsidP="000A7884">
      <w:pPr>
        <w:pStyle w:val="ListParagraph"/>
        <w:numPr>
          <w:ilvl w:val="0"/>
          <w:numId w:val="7"/>
        </w:numPr>
        <w:ind w:left="360"/>
        <w:jc w:val="both"/>
        <w:rPr>
          <w:del w:id="426" w:author="Microsoft Office User" w:date="2021-04-28T12:03:00Z"/>
          <w:rFonts w:ascii="Arial" w:eastAsia="Times New Roman" w:hAnsi="Arial" w:cs="Arial"/>
          <w:b/>
          <w:bCs/>
          <w:color w:val="000000"/>
          <w:sz w:val="20"/>
          <w:szCs w:val="20"/>
        </w:rPr>
      </w:pPr>
      <w:del w:id="427" w:author="Microsoft Office User" w:date="2021-04-28T12:03:00Z">
        <w:r w:rsidRPr="00E56240" w:rsidDel="005D7786">
          <w:rPr>
            <w:rFonts w:ascii="Arial" w:eastAsia="Times New Roman" w:hAnsi="Arial" w:cs="Arial"/>
            <w:color w:val="000000"/>
            <w:sz w:val="20"/>
            <w:szCs w:val="20"/>
          </w:rPr>
          <w:delText xml:space="preserve">Example spiking responses to targets and noise in low contrast during behavior. The top portion of the plot is a spike raster ordered by target identity. Colored bars indicate the target volume, grey bars indicate noise only trials. The bottom portion of the plot contains spike rates for each target condition, averaged over trials and smoothed with a </w:delText>
        </w:r>
      </w:del>
      <w:del w:id="428" w:author="Microsoft Office User" w:date="2021-04-28T11:00:00Z">
        <w:r w:rsidRPr="00E56240" w:rsidDel="008214AD">
          <w:rPr>
            <w:rFonts w:ascii="Arial" w:eastAsia="Times New Roman" w:hAnsi="Arial" w:cs="Arial"/>
            <w:color w:val="000000"/>
            <w:sz w:val="20"/>
            <w:szCs w:val="20"/>
          </w:rPr>
          <w:delText xml:space="preserve">5ms </w:delText>
        </w:r>
      </w:del>
      <w:del w:id="429" w:author="Microsoft Office User" w:date="2021-04-28T12:03:00Z">
        <w:r w:rsidRPr="00E56240" w:rsidDel="005D7786">
          <w:rPr>
            <w:rFonts w:ascii="Arial" w:eastAsia="Times New Roman" w:hAnsi="Arial" w:cs="Arial"/>
            <w:color w:val="000000"/>
            <w:sz w:val="20"/>
            <w:szCs w:val="20"/>
          </w:rPr>
          <w:delText xml:space="preserve">standard deviation Gaussian kernel. </w:delText>
        </w:r>
        <w:r w:rsidRPr="00E56240" w:rsidDel="005D7786">
          <w:rPr>
            <w:rFonts w:ascii="Arial" w:eastAsia="Times New Roman" w:hAnsi="Arial" w:cs="Arial"/>
            <w:i/>
            <w:iCs/>
            <w:color w:val="000000"/>
            <w:sz w:val="20"/>
            <w:szCs w:val="20"/>
          </w:rPr>
          <w:delText>Inset:</w:delText>
        </w:r>
        <w:r w:rsidRPr="00E56240" w:rsidDel="005D7786">
          <w:rPr>
            <w:rFonts w:ascii="Arial" w:eastAsia="Times New Roman" w:hAnsi="Arial" w:cs="Arial"/>
            <w:color w:val="000000"/>
            <w:sz w:val="20"/>
            <w:szCs w:val="20"/>
          </w:rPr>
          <w:delText xml:space="preserve"> Grey solid line indicates the behavioral percent correct for this session. Closed circles and the solid blue line indicate the performance of an ideal observer in discriminating between noise responses and target responses at each volume. Circle colors indicate the presented volume. The dashed horizontal line indicates chan</w:delText>
        </w:r>
      </w:del>
      <w:del w:id="430" w:author="Microsoft Office User" w:date="2021-04-28T10:59:00Z">
        <w:r w:rsidRPr="00E56240" w:rsidDel="008214AD">
          <w:rPr>
            <w:rFonts w:ascii="Arial" w:eastAsia="Times New Roman" w:hAnsi="Arial" w:cs="Arial"/>
            <w:color w:val="000000"/>
            <w:sz w:val="20"/>
            <w:szCs w:val="20"/>
          </w:rPr>
          <w:delText>g</w:delText>
        </w:r>
      </w:del>
      <w:del w:id="431" w:author="Microsoft Office User" w:date="2021-04-28T12:03:00Z">
        <w:r w:rsidRPr="00E56240" w:rsidDel="005D7786">
          <w:rPr>
            <w:rFonts w:ascii="Arial" w:eastAsia="Times New Roman" w:hAnsi="Arial" w:cs="Arial"/>
            <w:color w:val="000000"/>
            <w:sz w:val="20"/>
            <w:szCs w:val="20"/>
          </w:rPr>
          <w:delText>e performance (0.5). Error bars are the 95% confidence interval of ideal observer performance as assessed through a bootstrap procedure.</w:delText>
        </w:r>
      </w:del>
    </w:p>
    <w:p w14:paraId="75A6D46B" w14:textId="2CD970FD" w:rsidR="00435193" w:rsidRPr="00E56240" w:rsidDel="005D7786" w:rsidRDefault="00435193" w:rsidP="000A7884">
      <w:pPr>
        <w:pStyle w:val="ListParagraph"/>
        <w:numPr>
          <w:ilvl w:val="0"/>
          <w:numId w:val="7"/>
        </w:numPr>
        <w:ind w:left="360"/>
        <w:jc w:val="both"/>
        <w:rPr>
          <w:del w:id="432" w:author="Microsoft Office User" w:date="2021-04-28T12:03:00Z"/>
          <w:rFonts w:ascii="Arial" w:eastAsia="Times New Roman" w:hAnsi="Arial" w:cs="Arial"/>
          <w:b/>
          <w:bCs/>
          <w:color w:val="000000"/>
          <w:sz w:val="20"/>
          <w:szCs w:val="20"/>
        </w:rPr>
      </w:pPr>
      <w:del w:id="433" w:author="Microsoft Office User" w:date="2021-04-28T12:03:00Z">
        <w:r w:rsidRPr="00E56240" w:rsidDel="005D7786">
          <w:rPr>
            <w:rFonts w:ascii="Arial" w:eastAsia="Times New Roman" w:hAnsi="Arial" w:cs="Arial"/>
            <w:color w:val="000000"/>
            <w:sz w:val="20"/>
            <w:szCs w:val="20"/>
          </w:rPr>
          <w:delText>Neurograms of populations of simultaneously recorded neurons during a low contrast and high contrast session from the same mouse. Neurons are plotted along the ordinate, while target volume is plotted along the abscissa. Within each plot, shade indicates the neural response to each target, with the average response to noise alone subtracted. White indicates no change in firing rate, blue/red indicate increases in firing rate relative to the noise response, and cyan indicates suppression below the noise response. Asterix indicates the responses of the neuron</w:delText>
        </w:r>
      </w:del>
      <w:del w:id="434" w:author="Microsoft Office User" w:date="2021-04-28T11:00:00Z">
        <w:r w:rsidRPr="00E56240" w:rsidDel="008214AD">
          <w:rPr>
            <w:rFonts w:ascii="Arial" w:eastAsia="Times New Roman" w:hAnsi="Arial" w:cs="Arial"/>
            <w:color w:val="000000"/>
            <w:sz w:val="20"/>
            <w:szCs w:val="20"/>
          </w:rPr>
          <w:delText>s</w:delText>
        </w:r>
      </w:del>
      <w:del w:id="435" w:author="Microsoft Office User" w:date="2021-04-28T12:03:00Z">
        <w:r w:rsidRPr="00E56240" w:rsidDel="005D7786">
          <w:rPr>
            <w:rFonts w:ascii="Arial" w:eastAsia="Times New Roman" w:hAnsi="Arial" w:cs="Arial"/>
            <w:color w:val="000000"/>
            <w:sz w:val="20"/>
            <w:szCs w:val="20"/>
          </w:rPr>
          <w:delText xml:space="preserve"> in panel b).</w:delText>
        </w:r>
      </w:del>
    </w:p>
    <w:p w14:paraId="1C2FFD57" w14:textId="73AAA542" w:rsidR="00435193" w:rsidRPr="00E56240" w:rsidDel="005D7786" w:rsidRDefault="00435193" w:rsidP="000A7884">
      <w:pPr>
        <w:pStyle w:val="ListParagraph"/>
        <w:numPr>
          <w:ilvl w:val="0"/>
          <w:numId w:val="7"/>
        </w:numPr>
        <w:ind w:left="360"/>
        <w:jc w:val="both"/>
        <w:rPr>
          <w:del w:id="436" w:author="Microsoft Office User" w:date="2021-04-28T12:03:00Z"/>
          <w:rFonts w:ascii="Arial" w:eastAsia="Times New Roman" w:hAnsi="Arial" w:cs="Arial"/>
          <w:b/>
          <w:bCs/>
          <w:color w:val="000000"/>
          <w:sz w:val="20"/>
          <w:szCs w:val="20"/>
        </w:rPr>
      </w:pPr>
      <w:del w:id="437" w:author="Microsoft Office User" w:date="2021-04-28T12:03:00Z">
        <w:r w:rsidRPr="00E56240" w:rsidDel="005D7786">
          <w:rPr>
            <w:rFonts w:ascii="Arial" w:eastAsia="Times New Roman" w:hAnsi="Arial" w:cs="Arial"/>
            <w:color w:val="000000"/>
            <w:sz w:val="20"/>
            <w:szCs w:val="20"/>
          </w:rPr>
          <w:delText xml:space="preserve">Discriminating targets from noise using population responses. </w:delText>
        </w:r>
        <w:r w:rsidRPr="00E56240" w:rsidDel="005D7786">
          <w:rPr>
            <w:rFonts w:ascii="Arial" w:eastAsia="Times New Roman" w:hAnsi="Arial" w:cs="Arial"/>
            <w:i/>
            <w:iCs/>
            <w:color w:val="000000"/>
            <w:sz w:val="20"/>
            <w:szCs w:val="20"/>
          </w:rPr>
          <w:delText xml:space="preserve">Left: </w:delText>
        </w:r>
        <w:r w:rsidRPr="00E56240" w:rsidDel="005D7786">
          <w:rPr>
            <w:rFonts w:ascii="Arial" w:eastAsia="Times New Roman" w:hAnsi="Arial" w:cs="Arial"/>
            <w:color w:val="000000"/>
            <w:sz w:val="20"/>
            <w:szCs w:val="20"/>
          </w:rPr>
          <w:delText>schematic of coding direction analysis. In high dimensional neural space, noise trials are represented as a gray point cloud, while target responses are represented by a blue point cloud. The coding direction (CD) is the</w:delText>
        </w:r>
        <w:r w:rsidDel="005D7786">
          <w:rPr>
            <w:rFonts w:ascii="Arial" w:eastAsia="Times New Roman" w:hAnsi="Arial" w:cs="Arial"/>
            <w:color w:val="000000"/>
            <w:sz w:val="20"/>
            <w:szCs w:val="20"/>
          </w:rPr>
          <w:delText xml:space="preserve"> vector defining</w:delText>
        </w:r>
        <w:r w:rsidRPr="00E56240" w:rsidDel="005D7786">
          <w:rPr>
            <w:rFonts w:ascii="Arial" w:eastAsia="Times New Roman" w:hAnsi="Arial" w:cs="Arial"/>
            <w:color w:val="000000"/>
            <w:sz w:val="20"/>
            <w:szCs w:val="20"/>
          </w:rPr>
          <w:delText xml:space="preserve"> </w:delText>
        </w:r>
        <w:r w:rsidDel="005D7786">
          <w:rPr>
            <w:rFonts w:ascii="Arial" w:eastAsia="Times New Roman" w:hAnsi="Arial" w:cs="Arial"/>
            <w:color w:val="000000"/>
            <w:sz w:val="20"/>
            <w:szCs w:val="20"/>
          </w:rPr>
          <w:delText>the average difference between</w:delText>
        </w:r>
        <w:r w:rsidRPr="00E56240" w:rsidDel="005D7786">
          <w:rPr>
            <w:rFonts w:ascii="Arial" w:eastAsia="Times New Roman" w:hAnsi="Arial" w:cs="Arial"/>
            <w:color w:val="000000"/>
            <w:sz w:val="20"/>
            <w:szCs w:val="20"/>
          </w:rPr>
          <w:delText xml:space="preserve"> these two point clouds </w:delText>
        </w:r>
        <w:r w:rsidDel="005D7786">
          <w:rPr>
            <w:rFonts w:ascii="Arial" w:eastAsia="Times New Roman" w:hAnsi="Arial" w:cs="Arial"/>
            <w:color w:val="000000"/>
            <w:sz w:val="20"/>
            <w:szCs w:val="20"/>
          </w:rPr>
          <w:delText>as</w:delText>
        </w:r>
        <w:r w:rsidRPr="00E56240" w:rsidDel="005D7786">
          <w:rPr>
            <w:rFonts w:ascii="Arial" w:eastAsia="Times New Roman" w:hAnsi="Arial" w:cs="Arial"/>
            <w:color w:val="000000"/>
            <w:sz w:val="20"/>
            <w:szCs w:val="20"/>
          </w:rPr>
          <w:delText xml:space="preserve"> indicated by the arrow. </w:delText>
        </w:r>
        <w:r w:rsidRPr="00E56240" w:rsidDel="005D7786">
          <w:rPr>
            <w:rFonts w:ascii="Arial" w:eastAsia="Times New Roman" w:hAnsi="Arial" w:cs="Arial"/>
            <w:i/>
            <w:iCs/>
            <w:color w:val="000000"/>
            <w:sz w:val="20"/>
            <w:szCs w:val="20"/>
          </w:rPr>
          <w:delText>Right:</w:delText>
        </w:r>
        <w:r w:rsidRPr="00E56240" w:rsidDel="005D7786">
          <w:rPr>
            <w:rFonts w:ascii="Arial" w:eastAsia="Times New Roman" w:hAnsi="Arial" w:cs="Arial"/>
            <w:color w:val="000000"/>
            <w:sz w:val="20"/>
            <w:szCs w:val="20"/>
          </w:rPr>
          <w:delText xml:space="preserve"> trial distributions of projections along the coding direction for one session (session CA118-</w:delText>
        </w:r>
      </w:del>
      <w:del w:id="438" w:author="Microsoft Office User" w:date="2021-04-28T11:01:00Z">
        <w:r w:rsidRPr="00E56240" w:rsidDel="008214AD">
          <w:rPr>
            <w:rFonts w:ascii="Arial" w:eastAsia="Times New Roman" w:hAnsi="Arial" w:cs="Arial"/>
            <w:color w:val="000000"/>
            <w:sz w:val="20"/>
            <w:szCs w:val="20"/>
          </w:rPr>
          <w:delText>200529</w:delText>
        </w:r>
      </w:del>
      <w:del w:id="439" w:author="Microsoft Office User" w:date="2021-04-28T12:03:00Z">
        <w:r w:rsidRPr="00E56240" w:rsidDel="005D7786">
          <w:rPr>
            <w:rFonts w:ascii="Arial" w:eastAsia="Times New Roman" w:hAnsi="Arial" w:cs="Arial"/>
            <w:color w:val="000000"/>
            <w:sz w:val="20"/>
            <w:szCs w:val="20"/>
          </w:rPr>
          <w:delText xml:space="preserve">, as plotted in c). The blue distribution is the average projection value in a 40ms window after presentation of 20 dB </w:delText>
        </w:r>
      </w:del>
      <w:del w:id="440" w:author="Microsoft Office User" w:date="2021-04-28T11:01:00Z">
        <w:r w:rsidRPr="00E56240" w:rsidDel="008214AD">
          <w:rPr>
            <w:rFonts w:ascii="Arial" w:eastAsia="Times New Roman" w:hAnsi="Arial" w:cs="Arial"/>
            <w:color w:val="000000"/>
            <w:sz w:val="20"/>
            <w:szCs w:val="20"/>
          </w:rPr>
          <w:delText xml:space="preserve">SPL </w:delText>
        </w:r>
      </w:del>
      <w:del w:id="441" w:author="Microsoft Office User" w:date="2021-04-28T12:03:00Z">
        <w:r w:rsidRPr="00E56240" w:rsidDel="005D7786">
          <w:rPr>
            <w:rFonts w:ascii="Arial" w:eastAsia="Times New Roman" w:hAnsi="Arial" w:cs="Arial"/>
            <w:color w:val="000000"/>
            <w:sz w:val="20"/>
            <w:szCs w:val="20"/>
          </w:rPr>
          <w:delText xml:space="preserve">targets. The gray distribution is the average projection value in the same window during noise only trials. The vertical </w:delText>
        </w:r>
      </w:del>
      <w:del w:id="442" w:author="Microsoft Office User" w:date="2021-04-28T11:01:00Z">
        <w:r w:rsidRPr="00E56240" w:rsidDel="008214AD">
          <w:rPr>
            <w:rFonts w:ascii="Arial" w:eastAsia="Times New Roman" w:hAnsi="Arial" w:cs="Arial"/>
            <w:color w:val="000000"/>
            <w:sz w:val="20"/>
            <w:szCs w:val="20"/>
          </w:rPr>
          <w:delText xml:space="preserve">black </w:delText>
        </w:r>
      </w:del>
      <w:del w:id="443" w:author="Microsoft Office User" w:date="2021-04-28T12:03:00Z">
        <w:r w:rsidRPr="00E56240" w:rsidDel="005D7786">
          <w:rPr>
            <w:rFonts w:ascii="Arial" w:eastAsia="Times New Roman" w:hAnsi="Arial" w:cs="Arial"/>
            <w:color w:val="000000"/>
            <w:sz w:val="20"/>
            <w:szCs w:val="20"/>
          </w:rPr>
          <w:delText>line is the criterion which yielded the highest performance in predicting target presence across all trials.</w:delText>
        </w:r>
      </w:del>
    </w:p>
    <w:p w14:paraId="7816BECE" w14:textId="3380113B" w:rsidR="00435193" w:rsidRPr="00E56240" w:rsidDel="005D7786" w:rsidRDefault="00435193" w:rsidP="000A7884">
      <w:pPr>
        <w:pStyle w:val="ListParagraph"/>
        <w:numPr>
          <w:ilvl w:val="0"/>
          <w:numId w:val="7"/>
        </w:numPr>
        <w:ind w:left="360"/>
        <w:jc w:val="both"/>
        <w:rPr>
          <w:del w:id="444" w:author="Microsoft Office User" w:date="2021-04-28T12:03:00Z"/>
          <w:rFonts w:ascii="Arial" w:eastAsia="Times New Roman" w:hAnsi="Arial" w:cs="Arial"/>
          <w:b/>
          <w:bCs/>
          <w:color w:val="000000"/>
          <w:sz w:val="20"/>
          <w:szCs w:val="20"/>
        </w:rPr>
      </w:pPr>
      <w:del w:id="445" w:author="Microsoft Office User" w:date="2021-04-28T12:03:00Z">
        <w:r w:rsidRPr="00E56240" w:rsidDel="005D7786">
          <w:rPr>
            <w:rFonts w:ascii="Arial" w:eastAsia="Times New Roman" w:hAnsi="Arial" w:cs="Arial"/>
            <w:color w:val="000000"/>
            <w:sz w:val="20"/>
            <w:szCs w:val="20"/>
          </w:rPr>
          <w:delText xml:space="preserve">Example neurometric and psychometric curves. </w:delText>
        </w:r>
        <w:r w:rsidRPr="00E56240" w:rsidDel="005D7786">
          <w:rPr>
            <w:rFonts w:ascii="Arial" w:eastAsia="Times New Roman" w:hAnsi="Arial" w:cs="Arial"/>
            <w:i/>
            <w:iCs/>
            <w:color w:val="000000"/>
            <w:sz w:val="20"/>
            <w:szCs w:val="20"/>
          </w:rPr>
          <w:delText xml:space="preserve">Left: </w:delText>
        </w:r>
        <w:r w:rsidRPr="00E56240" w:rsidDel="005D7786">
          <w:rPr>
            <w:rFonts w:ascii="Arial" w:eastAsia="Times New Roman" w:hAnsi="Arial" w:cs="Arial"/>
            <w:color w:val="000000"/>
            <w:sz w:val="20"/>
            <w:szCs w:val="20"/>
          </w:rPr>
          <w:delText xml:space="preserve">Low contrast curves. </w:delText>
        </w:r>
      </w:del>
      <w:del w:id="446" w:author="Microsoft Office User" w:date="2021-04-28T11:02:00Z">
        <w:r w:rsidRPr="00E56240" w:rsidDel="008214AD">
          <w:rPr>
            <w:rFonts w:ascii="Arial" w:eastAsia="Times New Roman" w:hAnsi="Arial" w:cs="Arial"/>
            <w:color w:val="000000"/>
            <w:sz w:val="20"/>
            <w:szCs w:val="20"/>
          </w:rPr>
          <w:delText xml:space="preserve">Open </w:delText>
        </w:r>
      </w:del>
      <w:del w:id="447" w:author="Microsoft Office User" w:date="2021-04-28T12:03:00Z">
        <w:r w:rsidRPr="00E56240" w:rsidDel="005D7786">
          <w:rPr>
            <w:rFonts w:ascii="Arial" w:eastAsia="Times New Roman" w:hAnsi="Arial" w:cs="Arial"/>
            <w:color w:val="000000"/>
            <w:sz w:val="20"/>
            <w:szCs w:val="20"/>
          </w:rPr>
          <w:delText xml:space="preserve">circles and solid lines indicate psychometric performance and a logistic fit, respectively. </w:delText>
        </w:r>
      </w:del>
      <w:del w:id="448" w:author="Microsoft Office User" w:date="2021-04-28T11:02:00Z">
        <w:r w:rsidRPr="00E56240" w:rsidDel="008214AD">
          <w:rPr>
            <w:rFonts w:ascii="Arial" w:eastAsia="Times New Roman" w:hAnsi="Arial" w:cs="Arial"/>
            <w:color w:val="000000"/>
            <w:sz w:val="20"/>
            <w:szCs w:val="20"/>
          </w:rPr>
          <w:delText xml:space="preserve">X </w:delText>
        </w:r>
      </w:del>
      <w:del w:id="449" w:author="Microsoft Office User" w:date="2021-04-28T11:03:00Z">
        <w:r w:rsidRPr="00E56240" w:rsidDel="008214AD">
          <w:rPr>
            <w:rFonts w:ascii="Arial" w:eastAsia="Times New Roman" w:hAnsi="Arial" w:cs="Arial"/>
            <w:color w:val="000000"/>
            <w:sz w:val="20"/>
            <w:szCs w:val="20"/>
          </w:rPr>
          <w:delText xml:space="preserve">markers </w:delText>
        </w:r>
      </w:del>
      <w:del w:id="450" w:author="Microsoft Office User" w:date="2021-04-28T12:03:00Z">
        <w:r w:rsidRPr="00E56240" w:rsidDel="005D7786">
          <w:rPr>
            <w:rFonts w:ascii="Arial" w:eastAsia="Times New Roman" w:hAnsi="Arial" w:cs="Arial"/>
            <w:color w:val="000000"/>
            <w:sz w:val="20"/>
            <w:szCs w:val="20"/>
          </w:rPr>
          <w:delText xml:space="preserve">and </w:delText>
        </w:r>
      </w:del>
      <w:del w:id="451" w:author="Microsoft Office User" w:date="2021-04-28T11:02:00Z">
        <w:r w:rsidRPr="00E56240" w:rsidDel="008214AD">
          <w:rPr>
            <w:rFonts w:ascii="Arial" w:eastAsia="Times New Roman" w:hAnsi="Arial" w:cs="Arial"/>
            <w:color w:val="000000"/>
            <w:sz w:val="20"/>
            <w:szCs w:val="20"/>
          </w:rPr>
          <w:delText xml:space="preserve">dashed </w:delText>
        </w:r>
      </w:del>
      <w:del w:id="452" w:author="Microsoft Office User" w:date="2021-04-28T12:03:00Z">
        <w:r w:rsidRPr="00E56240" w:rsidDel="005D7786">
          <w:rPr>
            <w:rFonts w:ascii="Arial" w:eastAsia="Times New Roman" w:hAnsi="Arial" w:cs="Arial"/>
            <w:color w:val="000000"/>
            <w:sz w:val="20"/>
            <w:szCs w:val="20"/>
          </w:rPr>
          <w:delText xml:space="preserve">lines indicate neurometric performance from the session plotted in </w:delText>
        </w:r>
        <w:r w:rsidRPr="008214AD" w:rsidDel="005D7786">
          <w:rPr>
            <w:rFonts w:ascii="Arial" w:eastAsia="Times New Roman" w:hAnsi="Arial" w:cs="Arial"/>
            <w:b/>
            <w:bCs/>
            <w:color w:val="000000"/>
            <w:sz w:val="20"/>
            <w:szCs w:val="20"/>
            <w:rPrChange w:id="453" w:author="Microsoft Office User" w:date="2021-04-28T11:02:00Z">
              <w:rPr>
                <w:rFonts w:ascii="Arial" w:eastAsia="Times New Roman" w:hAnsi="Arial" w:cs="Arial"/>
                <w:color w:val="000000"/>
                <w:sz w:val="20"/>
                <w:szCs w:val="20"/>
              </w:rPr>
            </w:rPrChange>
          </w:rPr>
          <w:delText>c)</w:delText>
        </w:r>
        <w:r w:rsidRPr="00E56240" w:rsidDel="005D7786">
          <w:rPr>
            <w:rFonts w:ascii="Arial" w:eastAsia="Times New Roman" w:hAnsi="Arial" w:cs="Arial"/>
            <w:color w:val="000000"/>
            <w:sz w:val="20"/>
            <w:szCs w:val="20"/>
          </w:rPr>
          <w:delText xml:space="preserve">. The horizontal dashed line indicates chance performance (0.5). The arrow indicates the neural performance computed from the distributions and criterion plotted in </w:delText>
        </w:r>
      </w:del>
      <w:del w:id="454" w:author="Microsoft Office User" w:date="2021-04-28T11:02:00Z">
        <w:r w:rsidRPr="008214AD" w:rsidDel="008214AD">
          <w:rPr>
            <w:rFonts w:ascii="Arial" w:eastAsia="Times New Roman" w:hAnsi="Arial" w:cs="Arial"/>
            <w:b/>
            <w:bCs/>
            <w:color w:val="000000"/>
            <w:sz w:val="20"/>
            <w:szCs w:val="20"/>
            <w:rPrChange w:id="455" w:author="Microsoft Office User" w:date="2021-04-28T11:02:00Z">
              <w:rPr>
                <w:rFonts w:ascii="Arial" w:eastAsia="Times New Roman" w:hAnsi="Arial" w:cs="Arial"/>
                <w:color w:val="000000"/>
                <w:sz w:val="20"/>
                <w:szCs w:val="20"/>
              </w:rPr>
            </w:rPrChange>
          </w:rPr>
          <w:delText xml:space="preserve">the right panel of </w:delText>
        </w:r>
      </w:del>
      <w:del w:id="456" w:author="Microsoft Office User" w:date="2021-04-28T12:03:00Z">
        <w:r w:rsidRPr="008214AD" w:rsidDel="005D7786">
          <w:rPr>
            <w:rFonts w:ascii="Arial" w:eastAsia="Times New Roman" w:hAnsi="Arial" w:cs="Arial"/>
            <w:b/>
            <w:bCs/>
            <w:color w:val="000000"/>
            <w:sz w:val="20"/>
            <w:szCs w:val="20"/>
            <w:rPrChange w:id="457" w:author="Microsoft Office User" w:date="2021-04-28T11:02:00Z">
              <w:rPr>
                <w:rFonts w:ascii="Arial" w:eastAsia="Times New Roman" w:hAnsi="Arial" w:cs="Arial"/>
                <w:color w:val="000000"/>
                <w:sz w:val="20"/>
                <w:szCs w:val="20"/>
              </w:rPr>
            </w:rPrChange>
          </w:rPr>
          <w:delText>d)</w:delText>
        </w:r>
        <w:r w:rsidRPr="00E56240" w:rsidDel="005D7786">
          <w:rPr>
            <w:rFonts w:ascii="Arial" w:eastAsia="Times New Roman" w:hAnsi="Arial" w:cs="Arial"/>
            <w:color w:val="000000"/>
            <w:sz w:val="20"/>
            <w:szCs w:val="20"/>
          </w:rPr>
          <w:delText xml:space="preserve">. </w:delText>
        </w:r>
        <w:r w:rsidRPr="00E56240" w:rsidDel="005D7786">
          <w:rPr>
            <w:rFonts w:ascii="Arial" w:eastAsia="Times New Roman" w:hAnsi="Arial" w:cs="Arial"/>
            <w:i/>
            <w:iCs/>
            <w:color w:val="000000"/>
            <w:sz w:val="20"/>
            <w:szCs w:val="20"/>
          </w:rPr>
          <w:delText>Right:</w:delText>
        </w:r>
        <w:r w:rsidRPr="00E56240" w:rsidDel="005D7786">
          <w:rPr>
            <w:rFonts w:ascii="Arial" w:eastAsia="Times New Roman" w:hAnsi="Arial" w:cs="Arial"/>
            <w:color w:val="000000"/>
            <w:sz w:val="20"/>
            <w:szCs w:val="20"/>
          </w:rPr>
          <w:delText xml:space="preserve"> High contrast curves for the session plotted in </w:delText>
        </w:r>
        <w:r w:rsidRPr="008214AD" w:rsidDel="005D7786">
          <w:rPr>
            <w:rFonts w:ascii="Arial" w:eastAsia="Times New Roman" w:hAnsi="Arial" w:cs="Arial"/>
            <w:b/>
            <w:bCs/>
            <w:color w:val="000000"/>
            <w:sz w:val="20"/>
            <w:szCs w:val="20"/>
            <w:rPrChange w:id="458" w:author="Microsoft Office User" w:date="2021-04-28T11:03:00Z">
              <w:rPr>
                <w:rFonts w:ascii="Arial" w:eastAsia="Times New Roman" w:hAnsi="Arial" w:cs="Arial"/>
                <w:color w:val="000000"/>
                <w:sz w:val="20"/>
                <w:szCs w:val="20"/>
              </w:rPr>
            </w:rPrChange>
          </w:rPr>
          <w:delText>c)</w:delText>
        </w:r>
        <w:r w:rsidRPr="00E56240" w:rsidDel="005D7786">
          <w:rPr>
            <w:rFonts w:ascii="Arial" w:eastAsia="Times New Roman" w:hAnsi="Arial" w:cs="Arial"/>
            <w:color w:val="000000"/>
            <w:sz w:val="20"/>
            <w:szCs w:val="20"/>
          </w:rPr>
          <w:delText xml:space="preserve"> (plot appearance as in left).</w:delText>
        </w:r>
      </w:del>
    </w:p>
    <w:p w14:paraId="1BA2DAA0" w14:textId="18F3D056" w:rsidR="00435193" w:rsidRPr="00E56240" w:rsidDel="005D7786" w:rsidRDefault="00435193" w:rsidP="000A7884">
      <w:pPr>
        <w:pStyle w:val="ListParagraph"/>
        <w:numPr>
          <w:ilvl w:val="0"/>
          <w:numId w:val="7"/>
        </w:numPr>
        <w:ind w:left="360"/>
        <w:jc w:val="both"/>
        <w:rPr>
          <w:del w:id="459" w:author="Microsoft Office User" w:date="2021-04-28T12:03:00Z"/>
          <w:rFonts w:ascii="Arial" w:eastAsia="Times New Roman" w:hAnsi="Arial" w:cs="Arial"/>
          <w:b/>
          <w:bCs/>
          <w:color w:val="000000"/>
          <w:sz w:val="20"/>
          <w:szCs w:val="20"/>
        </w:rPr>
      </w:pPr>
      <w:del w:id="460" w:author="Microsoft Office User" w:date="2021-04-28T12:03:00Z">
        <w:r w:rsidRPr="00E56240" w:rsidDel="005D7786">
          <w:rPr>
            <w:rFonts w:ascii="Arial" w:eastAsia="Times New Roman" w:hAnsi="Arial" w:cs="Arial"/>
            <w:color w:val="000000"/>
            <w:sz w:val="20"/>
            <w:szCs w:val="20"/>
          </w:rPr>
          <w:delText xml:space="preserve">Average psychometric and neurometric functions across mice. </w:delText>
        </w:r>
      </w:del>
      <w:del w:id="461" w:author="Microsoft Office User" w:date="2021-04-28T11:03:00Z">
        <w:r w:rsidRPr="00E56240" w:rsidDel="008214AD">
          <w:rPr>
            <w:rFonts w:ascii="Arial" w:eastAsia="Times New Roman" w:hAnsi="Arial" w:cs="Arial"/>
            <w:color w:val="000000"/>
            <w:sz w:val="20"/>
            <w:szCs w:val="20"/>
          </w:rPr>
          <w:delText>Light open</w:delText>
        </w:r>
      </w:del>
      <w:del w:id="462" w:author="Microsoft Office User" w:date="2021-04-28T11:04:00Z">
        <w:r w:rsidRPr="00E56240" w:rsidDel="008214AD">
          <w:rPr>
            <w:rFonts w:ascii="Arial" w:eastAsia="Times New Roman" w:hAnsi="Arial" w:cs="Arial"/>
            <w:color w:val="000000"/>
            <w:sz w:val="20"/>
            <w:szCs w:val="20"/>
          </w:rPr>
          <w:delText xml:space="preserve"> </w:delText>
        </w:r>
      </w:del>
      <w:del w:id="463" w:author="Microsoft Office User" w:date="2021-04-28T12:03:00Z">
        <w:r w:rsidRPr="00E56240" w:rsidDel="005D7786">
          <w:rPr>
            <w:rFonts w:ascii="Arial" w:eastAsia="Times New Roman" w:hAnsi="Arial" w:cs="Arial"/>
            <w:color w:val="000000"/>
            <w:sz w:val="20"/>
            <w:szCs w:val="20"/>
          </w:rPr>
          <w:delText xml:space="preserve">circles indicate average behavioral performance, </w:delText>
        </w:r>
      </w:del>
      <w:del w:id="464" w:author="Microsoft Office User" w:date="2021-04-28T11:04:00Z">
        <w:r w:rsidRPr="00E56240" w:rsidDel="008214AD">
          <w:rPr>
            <w:rFonts w:ascii="Arial" w:eastAsia="Times New Roman" w:hAnsi="Arial" w:cs="Arial"/>
            <w:color w:val="000000"/>
            <w:sz w:val="20"/>
            <w:szCs w:val="20"/>
          </w:rPr>
          <w:delText>light x</w:delText>
        </w:r>
      </w:del>
      <w:del w:id="465" w:author="Microsoft Office User" w:date="2021-04-28T12:03:00Z">
        <w:r w:rsidRPr="00E56240" w:rsidDel="005D7786">
          <w:rPr>
            <w:rFonts w:ascii="Arial" w:eastAsia="Times New Roman" w:hAnsi="Arial" w:cs="Arial"/>
            <w:color w:val="000000"/>
            <w:sz w:val="20"/>
            <w:szCs w:val="20"/>
          </w:rPr>
          <w:delText xml:space="preserve"> </w:delText>
        </w:r>
      </w:del>
      <w:del w:id="466" w:author="Microsoft Office User" w:date="2021-04-28T11:04:00Z">
        <w:r w:rsidRPr="00E56240" w:rsidDel="008214AD">
          <w:rPr>
            <w:rFonts w:ascii="Arial" w:eastAsia="Times New Roman" w:hAnsi="Arial" w:cs="Arial"/>
            <w:color w:val="000000"/>
            <w:sz w:val="20"/>
            <w:szCs w:val="20"/>
          </w:rPr>
          <w:delText xml:space="preserve">markers </w:delText>
        </w:r>
      </w:del>
      <w:del w:id="467" w:author="Microsoft Office User" w:date="2021-04-28T12:03:00Z">
        <w:r w:rsidRPr="00E56240" w:rsidDel="005D7786">
          <w:rPr>
            <w:rFonts w:ascii="Arial" w:eastAsia="Times New Roman" w:hAnsi="Arial" w:cs="Arial"/>
            <w:color w:val="000000"/>
            <w:sz w:val="20"/>
            <w:szCs w:val="20"/>
          </w:rPr>
          <w:delText xml:space="preserve">indicate average neural performance. </w:delText>
        </w:r>
      </w:del>
      <w:del w:id="468" w:author="Microsoft Office User" w:date="2021-04-28T11:04:00Z">
        <w:r w:rsidRPr="00E56240" w:rsidDel="008214AD">
          <w:rPr>
            <w:rFonts w:ascii="Arial" w:eastAsia="Times New Roman" w:hAnsi="Arial" w:cs="Arial"/>
            <w:color w:val="000000"/>
            <w:sz w:val="20"/>
            <w:szCs w:val="20"/>
          </w:rPr>
          <w:delText xml:space="preserve">Solid </w:delText>
        </w:r>
      </w:del>
      <w:del w:id="469" w:author="Microsoft Office User" w:date="2021-04-28T12:03:00Z">
        <w:r w:rsidRPr="00E56240" w:rsidDel="005D7786">
          <w:rPr>
            <w:rFonts w:ascii="Arial" w:eastAsia="Times New Roman" w:hAnsi="Arial" w:cs="Arial"/>
            <w:color w:val="000000"/>
            <w:sz w:val="20"/>
            <w:szCs w:val="20"/>
          </w:rPr>
          <w:delText xml:space="preserve">curves indicate logistic fits to average behavioral performance, while </w:delText>
        </w:r>
      </w:del>
      <w:del w:id="470" w:author="Microsoft Office User" w:date="2021-04-28T11:04:00Z">
        <w:r w:rsidRPr="00E56240" w:rsidDel="008214AD">
          <w:rPr>
            <w:rFonts w:ascii="Arial" w:eastAsia="Times New Roman" w:hAnsi="Arial" w:cs="Arial"/>
            <w:color w:val="000000"/>
            <w:sz w:val="20"/>
            <w:szCs w:val="20"/>
          </w:rPr>
          <w:delText xml:space="preserve">solid </w:delText>
        </w:r>
      </w:del>
      <w:del w:id="471" w:author="Microsoft Office User" w:date="2021-04-28T12:03:00Z">
        <w:r w:rsidRPr="00E56240" w:rsidDel="005D7786">
          <w:rPr>
            <w:rFonts w:ascii="Arial" w:eastAsia="Times New Roman" w:hAnsi="Arial" w:cs="Arial"/>
            <w:color w:val="000000"/>
            <w:sz w:val="20"/>
            <w:szCs w:val="20"/>
          </w:rPr>
          <w:delText xml:space="preserve">vertical lines indicate the fit thresholds. </w:delText>
        </w:r>
      </w:del>
      <w:del w:id="472" w:author="Microsoft Office User" w:date="2021-04-28T11:04:00Z">
        <w:r w:rsidRPr="00E56240" w:rsidDel="008214AD">
          <w:rPr>
            <w:rFonts w:ascii="Arial" w:eastAsia="Times New Roman" w:hAnsi="Arial" w:cs="Arial"/>
            <w:color w:val="000000"/>
            <w:sz w:val="20"/>
            <w:szCs w:val="20"/>
          </w:rPr>
          <w:delText xml:space="preserve">Dashed </w:delText>
        </w:r>
      </w:del>
      <w:del w:id="473" w:author="Microsoft Office User" w:date="2021-04-28T12:03:00Z">
        <w:r w:rsidRPr="00E56240" w:rsidDel="005D7786">
          <w:rPr>
            <w:rFonts w:ascii="Arial" w:eastAsia="Times New Roman" w:hAnsi="Arial" w:cs="Arial"/>
            <w:color w:val="000000"/>
            <w:sz w:val="20"/>
            <w:szCs w:val="20"/>
          </w:rPr>
          <w:delText>lines indicate fits and thresholds for the neural data. The dashed vertical line indicates chance performance.</w:delText>
        </w:r>
      </w:del>
    </w:p>
    <w:p w14:paraId="51A9F448" w14:textId="436A116A" w:rsidR="00435193" w:rsidRPr="00E56240" w:rsidDel="005D7786" w:rsidRDefault="00435193" w:rsidP="000A7884">
      <w:pPr>
        <w:pStyle w:val="ListParagraph"/>
        <w:numPr>
          <w:ilvl w:val="0"/>
          <w:numId w:val="7"/>
        </w:numPr>
        <w:ind w:left="360"/>
        <w:jc w:val="both"/>
        <w:rPr>
          <w:del w:id="474" w:author="Microsoft Office User" w:date="2021-04-28T12:03:00Z"/>
          <w:rFonts w:ascii="Arial" w:eastAsia="Times New Roman" w:hAnsi="Arial" w:cs="Arial"/>
          <w:b/>
          <w:bCs/>
          <w:color w:val="000000"/>
          <w:sz w:val="20"/>
          <w:szCs w:val="20"/>
        </w:rPr>
      </w:pPr>
      <w:del w:id="475" w:author="Microsoft Office User" w:date="2021-04-28T12:03:00Z">
        <w:r w:rsidRPr="00E56240" w:rsidDel="005D7786">
          <w:rPr>
            <w:rFonts w:ascii="Arial" w:eastAsia="Times New Roman" w:hAnsi="Arial" w:cs="Arial"/>
            <w:color w:val="000000"/>
            <w:sz w:val="20"/>
            <w:szCs w:val="20"/>
          </w:rPr>
          <w:delText>Relationship between behavioral and neural thresholds. Each circle represents the average behavioral and neural threshold for each mouse for each contrast (as indicated by the circle fill color). Grey lines and shaded areas indicate the linear regression fit across contrasts, +- the 95% confidence interval. The solid black line indicates unity.</w:delText>
        </w:r>
      </w:del>
    </w:p>
    <w:p w14:paraId="54863C46" w14:textId="06562413" w:rsidR="00AC3BBA" w:rsidRPr="00E56240" w:rsidDel="005D7786" w:rsidRDefault="00435193" w:rsidP="000A7884">
      <w:pPr>
        <w:pStyle w:val="ListParagraph"/>
        <w:numPr>
          <w:ilvl w:val="0"/>
          <w:numId w:val="7"/>
        </w:numPr>
        <w:ind w:left="360"/>
        <w:jc w:val="both"/>
        <w:rPr>
          <w:del w:id="476" w:author="Microsoft Office User" w:date="2021-04-28T12:03:00Z"/>
          <w:rFonts w:ascii="Arial" w:eastAsia="Times New Roman" w:hAnsi="Arial" w:cs="Arial"/>
          <w:b/>
          <w:bCs/>
          <w:color w:val="000000"/>
          <w:sz w:val="20"/>
          <w:szCs w:val="20"/>
        </w:rPr>
      </w:pPr>
      <w:del w:id="477" w:author="Microsoft Office User" w:date="2021-04-28T12:03:00Z">
        <w:r w:rsidRPr="00E56240" w:rsidDel="005D7786">
          <w:rPr>
            <w:rFonts w:ascii="Arial" w:eastAsia="Times New Roman" w:hAnsi="Arial" w:cs="Arial"/>
            <w:color w:val="000000"/>
            <w:sz w:val="20"/>
            <w:szCs w:val="20"/>
          </w:rPr>
          <w:delText>Relationship between behavioral and neural slopes. Appearance as in g).</w:delText>
        </w:r>
      </w:del>
    </w:p>
    <w:p w14:paraId="1819F89D" w14:textId="2EC7C381" w:rsidR="00CF51F0" w:rsidRPr="00435193" w:rsidDel="005D7786" w:rsidRDefault="00435193" w:rsidP="000A7884">
      <w:pPr>
        <w:ind w:left="360"/>
        <w:jc w:val="both"/>
        <w:rPr>
          <w:del w:id="478" w:author="Microsoft Office User" w:date="2021-04-28T12:03:00Z"/>
          <w:rFonts w:ascii="Arial" w:eastAsia="Times New Roman" w:hAnsi="Arial" w:cs="Arial"/>
          <w:b/>
          <w:bCs/>
          <w:color w:val="000000"/>
          <w:sz w:val="22"/>
          <w:szCs w:val="22"/>
        </w:rPr>
      </w:pPr>
      <w:del w:id="479" w:author="Microsoft Office User" w:date="2021-04-28T12:03:00Z">
        <w:r w:rsidRPr="00E56240" w:rsidDel="005D7786">
          <w:rPr>
            <w:rFonts w:ascii="Arial" w:eastAsia="Times New Roman" w:hAnsi="Arial" w:cs="Arial"/>
            <w:b/>
            <w:bCs/>
            <w:color w:val="000000"/>
            <w:sz w:val="22"/>
            <w:szCs w:val="22"/>
          </w:rPr>
          <w:br w:type="page"/>
        </w:r>
      </w:del>
    </w:p>
    <w:p w14:paraId="37636193" w14:textId="77777777" w:rsidR="00D60E7B"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behavior, we leveraged the design of our background sounds to estimate the gain of cortical neurons using a generalized-linear-nonlinear model (</w:t>
      </w:r>
      <w:proofErr w:type="spellStart"/>
      <w:r>
        <w:rPr>
          <w:rFonts w:ascii="Arial" w:eastAsia="Times New Roman" w:hAnsi="Arial" w:cs="Arial"/>
          <w:color w:val="000000"/>
          <w:sz w:val="22"/>
          <w:szCs w:val="22"/>
        </w:rPr>
        <w:t>gLN</w:t>
      </w:r>
      <w:proofErr w:type="spellEnd"/>
      <w:r>
        <w:rPr>
          <w:rFonts w:ascii="Arial" w:eastAsia="Times New Roman" w:hAnsi="Arial" w:cs="Arial"/>
          <w:color w:val="000000"/>
          <w:sz w:val="22"/>
          <w:szCs w:val="22"/>
        </w:rPr>
        <w:t>). Briefly, we estimated the spectrotemporal receptive fields (STRFs) of individual cortical neurons using generalized linear regression and convolved them with the stimulus spectrogram to generate linear predictions of cortical activity (Figure 5a, panels 1-3). We could then compare the linear prediction to the observed firing rate elicited by the background to estimate the nonlinearity of each neuron in high and low contrast (Figure 5a, panel 4). This modeling strategy allowed us to estimate cortical gain during different periods in the task, and assess how gain is related to behavioral performance.</w:t>
      </w:r>
    </w:p>
    <w:p w14:paraId="7AA310EB" w14:textId="2AA17918" w:rsidR="002F191E"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E10A1D">
        <w:rPr>
          <w:rFonts w:ascii="Arial" w:eastAsia="Times New Roman" w:hAnsi="Arial" w:cs="Arial"/>
          <w:color w:val="000000"/>
          <w:sz w:val="22"/>
          <w:szCs w:val="22"/>
        </w:rPr>
        <w:t xml:space="preserve">During the task, we </w:t>
      </w:r>
      <w:del w:id="480" w:author="Maria Neimark Geffen" w:date="2021-04-21T10:10:00Z">
        <w:r w:rsidR="00E10A1D" w:rsidDel="00821F06">
          <w:rPr>
            <w:rFonts w:ascii="Arial" w:eastAsia="Times New Roman" w:hAnsi="Arial" w:cs="Arial"/>
            <w:color w:val="000000"/>
            <w:sz w:val="22"/>
            <w:szCs w:val="22"/>
          </w:rPr>
          <w:delText xml:space="preserve">utilized </w:delText>
        </w:r>
      </w:del>
      <w:ins w:id="481" w:author="Maria Neimark Geffen" w:date="2021-04-21T10:10:00Z">
        <w:r w:rsidR="00821F06">
          <w:rPr>
            <w:rFonts w:ascii="Arial" w:eastAsia="Times New Roman" w:hAnsi="Arial" w:cs="Arial"/>
            <w:color w:val="000000"/>
            <w:sz w:val="22"/>
            <w:szCs w:val="22"/>
          </w:rPr>
          <w:t xml:space="preserve">used </w:t>
        </w:r>
      </w:ins>
      <w:r w:rsidR="00E10A1D">
        <w:rPr>
          <w:rFonts w:ascii="Arial" w:eastAsia="Times New Roman" w:hAnsi="Arial" w:cs="Arial"/>
          <w:color w:val="000000"/>
          <w:sz w:val="22"/>
          <w:szCs w:val="22"/>
        </w:rPr>
        <w:t>DRC</w:t>
      </w:r>
      <w:r>
        <w:rPr>
          <w:rFonts w:ascii="Arial" w:eastAsia="Times New Roman" w:hAnsi="Arial" w:cs="Arial"/>
          <w:color w:val="000000"/>
          <w:sz w:val="22"/>
          <w:szCs w:val="22"/>
        </w:rPr>
        <w:t xml:space="preserve"> </w:t>
      </w:r>
      <w:r w:rsidR="00E10A1D">
        <w:rPr>
          <w:rFonts w:ascii="Arial" w:eastAsia="Times New Roman" w:hAnsi="Arial" w:cs="Arial"/>
          <w:color w:val="000000"/>
          <w:sz w:val="22"/>
          <w:szCs w:val="22"/>
        </w:rPr>
        <w:t xml:space="preserve">backgrounds with fixed patterns, allowing us to quantify </w:t>
      </w:r>
      <w:r w:rsidR="002F191E">
        <w:rPr>
          <w:rFonts w:ascii="Arial" w:eastAsia="Times New Roman" w:hAnsi="Arial" w:cs="Arial"/>
          <w:color w:val="000000"/>
          <w:sz w:val="22"/>
          <w:szCs w:val="22"/>
        </w:rPr>
        <w:t>reliability of the responses to the background by taking the ratio of noise power of the responses to the signal power (</w:t>
      </w:r>
      <w:proofErr w:type="spellStart"/>
      <w:r w:rsidR="002F191E">
        <w:rPr>
          <w:rFonts w:ascii="Arial" w:eastAsia="Times New Roman" w:hAnsi="Arial" w:cs="Arial"/>
          <w:color w:val="000000"/>
          <w:sz w:val="22"/>
          <w:szCs w:val="22"/>
        </w:rPr>
        <w:t>Sahani</w:t>
      </w:r>
      <w:proofErr w:type="spellEnd"/>
      <w:r w:rsidR="002F191E">
        <w:rPr>
          <w:rFonts w:ascii="Arial" w:eastAsia="Times New Roman" w:hAnsi="Arial" w:cs="Arial"/>
          <w:color w:val="000000"/>
          <w:sz w:val="22"/>
          <w:szCs w:val="22"/>
        </w:rPr>
        <w:t xml:space="preserve"> and Linden CITE, see Methods)</w:t>
      </w:r>
      <w:r w:rsidR="00E10A1D">
        <w:rPr>
          <w:rFonts w:ascii="Arial" w:eastAsia="Times New Roman" w:hAnsi="Arial" w:cs="Arial"/>
          <w:color w:val="000000"/>
          <w:sz w:val="22"/>
          <w:szCs w:val="22"/>
        </w:rPr>
        <w:t xml:space="preserve">  (Figure 5b, spike raster). The estimated STRF for this example unit is shown in Figure 5c, along with the nonlinearities estimated for low and high contrast in Figure 5d. By fitting nonlinearities separately to high and low contrast portions of each trial, we were able to estimate neural gain for all of the recorded units during the task. </w:t>
      </w:r>
      <w:r w:rsidR="002F191E">
        <w:rPr>
          <w:rFonts w:ascii="Arial" w:eastAsia="Times New Roman" w:hAnsi="Arial" w:cs="Arial"/>
          <w:color w:val="000000"/>
          <w:sz w:val="22"/>
          <w:szCs w:val="22"/>
        </w:rPr>
        <w:t>After pooling all of the neurons recorded across all mice and sessions, and including only neurons with high reliability in both contrasts (noise ratio &lt; 100 in low and high contrast), we observed substantial gain control during the task (n=XXX, p = 7.40e-168, Wilcoxon sign-rank test)</w:t>
      </w:r>
      <w:r w:rsidR="00F94590">
        <w:rPr>
          <w:rFonts w:ascii="Arial" w:eastAsia="Times New Roman" w:hAnsi="Arial" w:cs="Arial"/>
          <w:color w:val="000000"/>
          <w:sz w:val="22"/>
          <w:szCs w:val="22"/>
        </w:rPr>
        <w:t xml:space="preserve"> confirming previous findings in mouse auditory cortex (CITE)</w:t>
      </w:r>
      <w:r w:rsidR="002F191E">
        <w:rPr>
          <w:rFonts w:ascii="Arial" w:eastAsia="Times New Roman" w:hAnsi="Arial" w:cs="Arial"/>
          <w:color w:val="000000"/>
          <w:sz w:val="22"/>
          <w:szCs w:val="22"/>
        </w:rPr>
        <w:t>.</w:t>
      </w:r>
    </w:p>
    <w:p w14:paraId="032DE5F3" w14:textId="77777777" w:rsidR="005D7786" w:rsidRDefault="00F94590" w:rsidP="000A7884">
      <w:pPr>
        <w:jc w:val="both"/>
        <w:rPr>
          <w:ins w:id="482" w:author="Microsoft Office User" w:date="2021-04-28T12:04:00Z"/>
          <w:rFonts w:ascii="Arial" w:eastAsia="Times New Roman" w:hAnsi="Arial" w:cs="Arial"/>
          <w:color w:val="000000"/>
          <w:sz w:val="22"/>
          <w:szCs w:val="22"/>
        </w:rPr>
      </w:pPr>
      <w:r>
        <w:rPr>
          <w:rFonts w:ascii="Arial" w:eastAsia="Times New Roman" w:hAnsi="Arial" w:cs="Arial"/>
          <w:color w:val="000000"/>
          <w:sz w:val="22"/>
          <w:szCs w:val="22"/>
        </w:rPr>
        <w:tab/>
        <w:t>We then assessed whether gain in auditory cortex reliably predicts how well a mouse is able to hear targets in these different backgrounds. To do so, we averaged the gain of target-selective neurons during the target period of the task for each mouse and then compared the target period gain for each mouse to the behavioral thresholds and slopes collected in the psychometric task. We found a significant negative relationship between cortical gain and behavioral threshold across contrasts (n = 14, p = 3.51e-4, linear regression), suggesting that increased gain yielded greater sensitivity to lower target volumes. However, we didn’t observe this relationship when only looking in low contrast (n = 9, p = 0,27, linear regression), so we cannot definitely conclude that contrast-independent fluctuations in gain predict behavioral thresholds (Figure 5f). We conducted the same analysis between gain and psychometric slopes, and found significant positive relationships across contrasts (</w:t>
      </w:r>
      <w:r w:rsidR="002C1323">
        <w:rPr>
          <w:rFonts w:ascii="Arial" w:eastAsia="Times New Roman" w:hAnsi="Arial" w:cs="Arial"/>
          <w:color w:val="000000"/>
          <w:sz w:val="22"/>
          <w:szCs w:val="22"/>
        </w:rPr>
        <w:t>n = 14, p = 0.005, linear regression) and within low contrast (n = 9, p = 0.03, linear regression), suggesting that individual differences in cortical gain influence behavioral sensitivity to changes in volume, independently of contrast gain control.</w:t>
      </w:r>
    </w:p>
    <w:p w14:paraId="01F618F7" w14:textId="77777777" w:rsidR="005D7786" w:rsidRDefault="005D7786">
      <w:pPr>
        <w:rPr>
          <w:ins w:id="483" w:author="Microsoft Office User" w:date="2021-04-28T12:04:00Z"/>
          <w:rFonts w:ascii="Arial" w:eastAsia="Times New Roman" w:hAnsi="Arial" w:cs="Arial"/>
          <w:color w:val="000000"/>
          <w:sz w:val="22"/>
          <w:szCs w:val="22"/>
        </w:rPr>
      </w:pPr>
      <w:ins w:id="484" w:author="Microsoft Office User" w:date="2021-04-28T12:04:00Z">
        <w:r>
          <w:rPr>
            <w:rFonts w:ascii="Arial" w:eastAsia="Times New Roman" w:hAnsi="Arial" w:cs="Arial"/>
            <w:color w:val="000000"/>
            <w:sz w:val="22"/>
            <w:szCs w:val="22"/>
          </w:rPr>
          <w:br w:type="page"/>
        </w:r>
      </w:ins>
    </w:p>
    <w:p w14:paraId="5CCD112A" w14:textId="75453520" w:rsidR="00435193" w:rsidRDefault="005D7786" w:rsidP="000A7884">
      <w:pPr>
        <w:jc w:val="both"/>
        <w:rPr>
          <w:ins w:id="485" w:author="Microsoft Office User" w:date="2021-04-28T12:05:00Z"/>
          <w:rFonts w:ascii="Arial" w:eastAsia="Times New Roman" w:hAnsi="Arial" w:cs="Arial"/>
          <w:b/>
          <w:bCs/>
          <w:color w:val="000000"/>
          <w:sz w:val="22"/>
          <w:szCs w:val="22"/>
        </w:rPr>
      </w:pPr>
      <w:ins w:id="486" w:author="Microsoft Office User" w:date="2021-04-28T12:04:00Z">
        <w:r>
          <w:rPr>
            <w:rFonts w:ascii="Arial" w:eastAsia="Times New Roman" w:hAnsi="Arial" w:cs="Arial"/>
            <w:noProof/>
            <w:color w:val="000000"/>
            <w:sz w:val="22"/>
            <w:szCs w:val="22"/>
          </w:rPr>
          <w:lastRenderedPageBreak/>
          <w:drawing>
            <wp:anchor distT="0" distB="0" distL="114300" distR="114300" simplePos="0" relativeHeight="251661312" behindDoc="0" locked="0" layoutInCell="1" allowOverlap="1" wp14:anchorId="62C7EAFB" wp14:editId="0B73D85F">
              <wp:simplePos x="0" y="0"/>
              <wp:positionH relativeFrom="column">
                <wp:align>center</wp:align>
              </wp:positionH>
              <wp:positionV relativeFrom="paragraph">
                <wp:posOffset>0</wp:posOffset>
              </wp:positionV>
              <wp:extent cx="4645152" cy="5541264"/>
              <wp:effectExtent l="0" t="0" r="3175" b="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5152" cy="5541264"/>
                      </a:xfrm>
                      <a:prstGeom prst="rect">
                        <a:avLst/>
                      </a:prstGeom>
                    </pic:spPr>
                  </pic:pic>
                </a:graphicData>
              </a:graphic>
              <wp14:sizeRelH relativeFrom="margin">
                <wp14:pctWidth>0</wp14:pctWidth>
              </wp14:sizeRelH>
              <wp14:sizeRelV relativeFrom="margin">
                <wp14:pctHeight>0</wp14:pctHeight>
              </wp14:sizeRelV>
            </wp:anchor>
          </w:drawing>
        </w:r>
      </w:ins>
      <w:ins w:id="487" w:author="Microsoft Office User" w:date="2021-04-28T12:05:00Z">
        <w:r>
          <w:rPr>
            <w:rFonts w:ascii="Arial" w:eastAsia="Times New Roman" w:hAnsi="Arial" w:cs="Arial"/>
            <w:b/>
            <w:bCs/>
            <w:color w:val="000000"/>
            <w:sz w:val="22"/>
            <w:szCs w:val="22"/>
          </w:rPr>
          <w:t>Figure 4.</w:t>
        </w:r>
      </w:ins>
      <w:del w:id="488" w:author="Microsoft Office User" w:date="2021-04-28T12:04:00Z">
        <w:r w:rsidR="00F94590" w:rsidDel="005D7786">
          <w:rPr>
            <w:rFonts w:ascii="Arial" w:eastAsia="Times New Roman" w:hAnsi="Arial" w:cs="Arial"/>
            <w:color w:val="000000"/>
            <w:sz w:val="22"/>
            <w:szCs w:val="22"/>
          </w:rPr>
          <w:delText xml:space="preserve"> </w:delText>
        </w:r>
      </w:del>
    </w:p>
    <w:p w14:paraId="7B1405B5" w14:textId="77777777" w:rsidR="005D7786" w:rsidRDefault="005D7786" w:rsidP="000A7884">
      <w:pPr>
        <w:jc w:val="both"/>
        <w:rPr>
          <w:ins w:id="489" w:author="Microsoft Office User" w:date="2021-04-28T12:05:00Z"/>
          <w:rFonts w:ascii="Arial" w:eastAsia="Times New Roman" w:hAnsi="Arial" w:cs="Arial"/>
          <w:b/>
          <w:bCs/>
          <w:color w:val="000000"/>
          <w:sz w:val="22"/>
          <w:szCs w:val="22"/>
        </w:rPr>
      </w:pPr>
    </w:p>
    <w:p w14:paraId="62C15B6B" w14:textId="77777777" w:rsidR="005D7786" w:rsidRPr="00E56240" w:rsidRDefault="005D7786" w:rsidP="005D7786">
      <w:pPr>
        <w:pStyle w:val="ListParagraph"/>
        <w:numPr>
          <w:ilvl w:val="0"/>
          <w:numId w:val="7"/>
        </w:numPr>
        <w:ind w:left="360"/>
        <w:jc w:val="both"/>
        <w:rPr>
          <w:ins w:id="490" w:author="Microsoft Office User" w:date="2021-04-28T12:05:00Z"/>
          <w:rFonts w:ascii="Arial" w:eastAsia="Times New Roman" w:hAnsi="Arial" w:cs="Arial"/>
          <w:b/>
          <w:bCs/>
          <w:color w:val="000000"/>
          <w:sz w:val="20"/>
          <w:szCs w:val="20"/>
        </w:rPr>
      </w:pPr>
      <w:ins w:id="491" w:author="Microsoft Office User" w:date="2021-04-28T12:05:00Z">
        <w:r w:rsidRPr="00E56240">
          <w:rPr>
            <w:rFonts w:ascii="Arial" w:eastAsia="Times New Roman" w:hAnsi="Arial" w:cs="Arial"/>
            <w:color w:val="000000"/>
            <w:sz w:val="20"/>
            <w:szCs w:val="20"/>
          </w:rPr>
          <w:t xml:space="preserve">Experimental setup for chronic </w:t>
        </w:r>
        <w:proofErr w:type="spellStart"/>
        <w:r w:rsidRPr="00E56240">
          <w:rPr>
            <w:rFonts w:ascii="Arial" w:eastAsia="Times New Roman" w:hAnsi="Arial" w:cs="Arial"/>
            <w:color w:val="000000"/>
            <w:sz w:val="20"/>
            <w:szCs w:val="20"/>
          </w:rPr>
          <w:t>ACtx</w:t>
        </w:r>
        <w:proofErr w:type="spellEnd"/>
        <w:r w:rsidRPr="00E56240">
          <w:rPr>
            <w:rFonts w:ascii="Arial" w:eastAsia="Times New Roman" w:hAnsi="Arial" w:cs="Arial"/>
            <w:color w:val="000000"/>
            <w:sz w:val="20"/>
            <w:szCs w:val="20"/>
          </w:rPr>
          <w:t xml:space="preserve"> recordings from behaving mice.</w:t>
        </w:r>
      </w:ins>
    </w:p>
    <w:p w14:paraId="2EDD074A" w14:textId="77777777" w:rsidR="005D7786" w:rsidRPr="00E56240" w:rsidRDefault="005D7786" w:rsidP="005D7786">
      <w:pPr>
        <w:pStyle w:val="ListParagraph"/>
        <w:numPr>
          <w:ilvl w:val="0"/>
          <w:numId w:val="7"/>
        </w:numPr>
        <w:ind w:left="360"/>
        <w:jc w:val="both"/>
        <w:rPr>
          <w:ins w:id="492" w:author="Microsoft Office User" w:date="2021-04-28T12:05:00Z"/>
          <w:rFonts w:ascii="Arial" w:eastAsia="Times New Roman" w:hAnsi="Arial" w:cs="Arial"/>
          <w:b/>
          <w:bCs/>
          <w:color w:val="000000"/>
          <w:sz w:val="20"/>
          <w:szCs w:val="20"/>
        </w:rPr>
      </w:pPr>
      <w:ins w:id="493" w:author="Microsoft Office User" w:date="2021-04-28T12:05:00Z">
        <w:r w:rsidRPr="00E56240">
          <w:rPr>
            <w:rFonts w:ascii="Arial" w:eastAsia="Times New Roman" w:hAnsi="Arial" w:cs="Arial"/>
            <w:color w:val="000000"/>
            <w:sz w:val="20"/>
            <w:szCs w:val="20"/>
          </w:rPr>
          <w:t xml:space="preserve">Example spiking responses to targets and noise in low contrast during behavior. The top portion of the plot is a spike raster ordered by target identity. Colored bars indicate the target volume, grey bars indicate noise only trials. The bottom portion of the plot contains spike rates for each target condition, averaged over trials and smoothed with a </w:t>
        </w:r>
        <w:r>
          <w:rPr>
            <w:rFonts w:ascii="Arial" w:eastAsia="Times New Roman" w:hAnsi="Arial" w:cs="Arial"/>
            <w:color w:val="000000"/>
            <w:sz w:val="20"/>
            <w:szCs w:val="20"/>
          </w:rPr>
          <w:t>2</w:t>
        </w:r>
        <w:r w:rsidRPr="00E56240">
          <w:rPr>
            <w:rFonts w:ascii="Arial" w:eastAsia="Times New Roman" w:hAnsi="Arial" w:cs="Arial"/>
            <w:color w:val="000000"/>
            <w:sz w:val="20"/>
            <w:szCs w:val="20"/>
          </w:rPr>
          <w:t xml:space="preserve">ms standard deviation Gaussian kernel. </w:t>
        </w:r>
        <w:r w:rsidRPr="00E56240">
          <w:rPr>
            <w:rFonts w:ascii="Arial" w:eastAsia="Times New Roman" w:hAnsi="Arial" w:cs="Arial"/>
            <w:i/>
            <w:iCs/>
            <w:color w:val="000000"/>
            <w:sz w:val="20"/>
            <w:szCs w:val="20"/>
          </w:rPr>
          <w:t>Inset:</w:t>
        </w:r>
        <w:r w:rsidRPr="00E56240">
          <w:rPr>
            <w:rFonts w:ascii="Arial" w:eastAsia="Times New Roman" w:hAnsi="Arial" w:cs="Arial"/>
            <w:color w:val="000000"/>
            <w:sz w:val="20"/>
            <w:szCs w:val="20"/>
          </w:rPr>
          <w:t xml:space="preserve"> Grey solid line indicates the behavioral percent correct for this session. Closed circles and the solid blue line indicate the performance of an ideal observer in discriminating between noise responses and target responses at each volume. Circle colors indicate the presented volume. The dashed horizontal line indicates chan</w:t>
        </w:r>
        <w:r>
          <w:rPr>
            <w:rFonts w:ascii="Arial" w:eastAsia="Times New Roman" w:hAnsi="Arial" w:cs="Arial"/>
            <w:color w:val="000000"/>
            <w:sz w:val="20"/>
            <w:szCs w:val="20"/>
          </w:rPr>
          <w:t>c</w:t>
        </w:r>
        <w:r w:rsidRPr="00E56240">
          <w:rPr>
            <w:rFonts w:ascii="Arial" w:eastAsia="Times New Roman" w:hAnsi="Arial" w:cs="Arial"/>
            <w:color w:val="000000"/>
            <w:sz w:val="20"/>
            <w:szCs w:val="20"/>
          </w:rPr>
          <w:t>e performance (0.5). Error bars are the 95% confidence interval of ideal observer performance as assessed through a bootstrap procedure.</w:t>
        </w:r>
      </w:ins>
    </w:p>
    <w:p w14:paraId="706D7F8A" w14:textId="77777777" w:rsidR="005D7786" w:rsidRPr="00E56240" w:rsidRDefault="005D7786" w:rsidP="005D7786">
      <w:pPr>
        <w:pStyle w:val="ListParagraph"/>
        <w:numPr>
          <w:ilvl w:val="0"/>
          <w:numId w:val="7"/>
        </w:numPr>
        <w:ind w:left="360"/>
        <w:jc w:val="both"/>
        <w:rPr>
          <w:ins w:id="494" w:author="Microsoft Office User" w:date="2021-04-28T12:05:00Z"/>
          <w:rFonts w:ascii="Arial" w:eastAsia="Times New Roman" w:hAnsi="Arial" w:cs="Arial"/>
          <w:b/>
          <w:bCs/>
          <w:color w:val="000000"/>
          <w:sz w:val="20"/>
          <w:szCs w:val="20"/>
        </w:rPr>
      </w:pPr>
      <w:ins w:id="495" w:author="Microsoft Office User" w:date="2021-04-28T12:05:00Z">
        <w:r w:rsidRPr="00E56240">
          <w:rPr>
            <w:rFonts w:ascii="Arial" w:eastAsia="Times New Roman" w:hAnsi="Arial" w:cs="Arial"/>
            <w:color w:val="000000"/>
            <w:sz w:val="20"/>
            <w:szCs w:val="20"/>
          </w:rPr>
          <w:t>Neurograms of populations of simultaneously recorded neurons during a low contrast and high contrast session from the same mouse. Neurons are plotted along the ordinate, while target volume is plotted along the abscissa. Within each plot, shade indicates the neural response to each target, with the average response to noise alone subtracted. White indicates no change in firing rate, blue/red indicate increases in firing rate relative to the noise response, and cyan indicates suppression below the noise response. Asterix indicates the responses of the neuron in panel b).</w:t>
        </w:r>
      </w:ins>
    </w:p>
    <w:p w14:paraId="33C2D349" w14:textId="77777777" w:rsidR="005D7786" w:rsidRPr="00E56240" w:rsidRDefault="005D7786" w:rsidP="005D7786">
      <w:pPr>
        <w:pStyle w:val="ListParagraph"/>
        <w:numPr>
          <w:ilvl w:val="0"/>
          <w:numId w:val="7"/>
        </w:numPr>
        <w:ind w:left="360"/>
        <w:jc w:val="both"/>
        <w:rPr>
          <w:ins w:id="496" w:author="Microsoft Office User" w:date="2021-04-28T12:05:00Z"/>
          <w:rFonts w:ascii="Arial" w:eastAsia="Times New Roman" w:hAnsi="Arial" w:cs="Arial"/>
          <w:b/>
          <w:bCs/>
          <w:color w:val="000000"/>
          <w:sz w:val="20"/>
          <w:szCs w:val="20"/>
        </w:rPr>
      </w:pPr>
      <w:ins w:id="497" w:author="Microsoft Office User" w:date="2021-04-28T12:05:00Z">
        <w:r w:rsidRPr="00E56240">
          <w:rPr>
            <w:rFonts w:ascii="Arial" w:eastAsia="Times New Roman" w:hAnsi="Arial" w:cs="Arial"/>
            <w:color w:val="000000"/>
            <w:sz w:val="20"/>
            <w:szCs w:val="20"/>
          </w:rPr>
          <w:t xml:space="preserve">Discriminating targets from noise using population responses.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schematic of coding direction analysis. In high dimensional neural space, noise trials are represented as a gray point cloud, while target responses are represented by a blue point cloud. The coding direction (CD) is the</w:t>
        </w:r>
        <w:r>
          <w:rPr>
            <w:rFonts w:ascii="Arial" w:eastAsia="Times New Roman" w:hAnsi="Arial" w:cs="Arial"/>
            <w:color w:val="000000"/>
            <w:sz w:val="20"/>
            <w:szCs w:val="20"/>
          </w:rPr>
          <w:t xml:space="preserve"> vector defining</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the average difference between</w:t>
        </w:r>
        <w:r w:rsidRPr="00E56240">
          <w:rPr>
            <w:rFonts w:ascii="Arial" w:eastAsia="Times New Roman" w:hAnsi="Arial" w:cs="Arial"/>
            <w:color w:val="000000"/>
            <w:sz w:val="20"/>
            <w:szCs w:val="20"/>
          </w:rPr>
          <w:t xml:space="preserve"> these two point clouds </w:t>
        </w:r>
        <w:r>
          <w:rPr>
            <w:rFonts w:ascii="Arial" w:eastAsia="Times New Roman" w:hAnsi="Arial" w:cs="Arial"/>
            <w:color w:val="000000"/>
            <w:sz w:val="20"/>
            <w:szCs w:val="20"/>
          </w:rPr>
          <w:t>as</w:t>
        </w:r>
        <w:r w:rsidRPr="00E56240">
          <w:rPr>
            <w:rFonts w:ascii="Arial" w:eastAsia="Times New Roman" w:hAnsi="Arial" w:cs="Arial"/>
            <w:color w:val="000000"/>
            <w:sz w:val="20"/>
            <w:szCs w:val="20"/>
          </w:rPr>
          <w:t xml:space="preserve"> indicated by the arrow.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trial distributions of projections along the coding direction for one session (session CA118-200</w:t>
        </w:r>
        <w:r>
          <w:rPr>
            <w:rFonts w:ascii="Arial" w:eastAsia="Times New Roman" w:hAnsi="Arial" w:cs="Arial"/>
            <w:color w:val="000000"/>
            <w:sz w:val="20"/>
            <w:szCs w:val="20"/>
          </w:rPr>
          <w:t>707</w:t>
        </w:r>
        <w:r w:rsidRPr="00E56240">
          <w:rPr>
            <w:rFonts w:ascii="Arial" w:eastAsia="Times New Roman" w:hAnsi="Arial" w:cs="Arial"/>
            <w:color w:val="000000"/>
            <w:sz w:val="20"/>
            <w:szCs w:val="20"/>
          </w:rPr>
          <w:t xml:space="preserve">, as plotted in c). The blue distribution is the average projection value in a 40ms window after presentation of 20 dB </w:t>
        </w:r>
        <w:r>
          <w:rPr>
            <w:rFonts w:ascii="Arial" w:eastAsia="Times New Roman" w:hAnsi="Arial" w:cs="Arial"/>
            <w:color w:val="000000"/>
            <w:sz w:val="20"/>
            <w:szCs w:val="20"/>
          </w:rPr>
          <w:t>SNR</w:t>
        </w:r>
        <w:r w:rsidRPr="00E56240">
          <w:rPr>
            <w:rFonts w:ascii="Arial" w:eastAsia="Times New Roman" w:hAnsi="Arial" w:cs="Arial"/>
            <w:color w:val="000000"/>
            <w:sz w:val="20"/>
            <w:szCs w:val="20"/>
          </w:rPr>
          <w:t xml:space="preserve"> targets. The gray distribution is the average projection value in the same window during noise only trials. The vertical </w:t>
        </w:r>
        <w:r>
          <w:rPr>
            <w:rFonts w:ascii="Arial" w:eastAsia="Times New Roman" w:hAnsi="Arial" w:cs="Arial"/>
            <w:color w:val="000000"/>
            <w:sz w:val="20"/>
            <w:szCs w:val="20"/>
          </w:rPr>
          <w:t>red</w:t>
        </w:r>
        <w:r w:rsidRPr="00E56240">
          <w:rPr>
            <w:rFonts w:ascii="Arial" w:eastAsia="Times New Roman" w:hAnsi="Arial" w:cs="Arial"/>
            <w:color w:val="000000"/>
            <w:sz w:val="20"/>
            <w:szCs w:val="20"/>
          </w:rPr>
          <w:t xml:space="preserve"> line is the criterion which yielded the highest performance in predicting target presence across all trials.</w:t>
        </w:r>
      </w:ins>
    </w:p>
    <w:p w14:paraId="54305EA0" w14:textId="77777777" w:rsidR="005D7786" w:rsidRPr="00E56240" w:rsidRDefault="005D7786" w:rsidP="005D7786">
      <w:pPr>
        <w:pStyle w:val="ListParagraph"/>
        <w:numPr>
          <w:ilvl w:val="0"/>
          <w:numId w:val="7"/>
        </w:numPr>
        <w:ind w:left="360"/>
        <w:jc w:val="both"/>
        <w:rPr>
          <w:ins w:id="498" w:author="Microsoft Office User" w:date="2021-04-28T12:05:00Z"/>
          <w:rFonts w:ascii="Arial" w:eastAsia="Times New Roman" w:hAnsi="Arial" w:cs="Arial"/>
          <w:b/>
          <w:bCs/>
          <w:color w:val="000000"/>
          <w:sz w:val="20"/>
          <w:szCs w:val="20"/>
        </w:rPr>
      </w:pPr>
      <w:ins w:id="499" w:author="Microsoft Office User" w:date="2021-04-28T12:05:00Z">
        <w:r w:rsidRPr="00E56240">
          <w:rPr>
            <w:rFonts w:ascii="Arial" w:eastAsia="Times New Roman" w:hAnsi="Arial" w:cs="Arial"/>
            <w:color w:val="000000"/>
            <w:sz w:val="20"/>
            <w:szCs w:val="20"/>
          </w:rPr>
          <w:lastRenderedPageBreak/>
          <w:t xml:space="preserve">Example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and psychometric curves.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 xml:space="preserve">Low contrast curves. </w:t>
        </w:r>
        <w:r>
          <w:rPr>
            <w:rFonts w:ascii="Arial" w:eastAsia="Times New Roman" w:hAnsi="Arial" w:cs="Arial"/>
            <w:color w:val="000000"/>
            <w:sz w:val="20"/>
            <w:szCs w:val="20"/>
          </w:rPr>
          <w:t>Light blue</w:t>
        </w:r>
        <w:r w:rsidRPr="00E56240">
          <w:rPr>
            <w:rFonts w:ascii="Arial" w:eastAsia="Times New Roman" w:hAnsi="Arial" w:cs="Arial"/>
            <w:color w:val="000000"/>
            <w:sz w:val="20"/>
            <w:szCs w:val="20"/>
          </w:rPr>
          <w:t xml:space="preserve"> circles and solid lines indicate psychometric performance and a logistic fit, respectively. </w:t>
        </w:r>
        <w:r>
          <w:rPr>
            <w:rFonts w:ascii="Arial" w:eastAsia="Times New Roman" w:hAnsi="Arial" w:cs="Arial"/>
            <w:color w:val="000000"/>
            <w:sz w:val="20"/>
            <w:szCs w:val="20"/>
          </w:rPr>
          <w:t>Dark blue</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circles</w:t>
        </w:r>
        <w:r w:rsidRPr="00E56240">
          <w:rPr>
            <w:rFonts w:ascii="Arial" w:eastAsia="Times New Roman" w:hAnsi="Arial" w:cs="Arial"/>
            <w:color w:val="000000"/>
            <w:sz w:val="20"/>
            <w:szCs w:val="20"/>
          </w:rPr>
          <w:t xml:space="preserve"> and </w:t>
        </w:r>
        <w:r>
          <w:rPr>
            <w:rFonts w:ascii="Arial" w:eastAsia="Times New Roman" w:hAnsi="Arial" w:cs="Arial"/>
            <w:color w:val="000000"/>
            <w:sz w:val="20"/>
            <w:szCs w:val="20"/>
          </w:rPr>
          <w:t>solid</w:t>
        </w:r>
        <w:r w:rsidRPr="00E56240">
          <w:rPr>
            <w:rFonts w:ascii="Arial" w:eastAsia="Times New Roman" w:hAnsi="Arial" w:cs="Arial"/>
            <w:color w:val="000000"/>
            <w:sz w:val="20"/>
            <w:szCs w:val="20"/>
          </w:rPr>
          <w:t xml:space="preserve"> lines indicate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performance from the session plotted in </w:t>
        </w:r>
        <w:r w:rsidRPr="00A917F9">
          <w:rPr>
            <w:rFonts w:ascii="Arial" w:eastAsia="Times New Roman" w:hAnsi="Arial" w:cs="Arial"/>
            <w:b/>
            <w:bCs/>
            <w:color w:val="000000"/>
            <w:sz w:val="20"/>
            <w:szCs w:val="20"/>
          </w:rPr>
          <w:t>c)</w:t>
        </w:r>
        <w:r w:rsidRPr="00E56240">
          <w:rPr>
            <w:rFonts w:ascii="Arial" w:eastAsia="Times New Roman" w:hAnsi="Arial" w:cs="Arial"/>
            <w:color w:val="000000"/>
            <w:sz w:val="20"/>
            <w:szCs w:val="20"/>
          </w:rPr>
          <w:t xml:space="preserve">. The horizontal dashed line indicates chance performance (0.5). The arrow indicates the neural performance computed from the distributions and criterion plotted in </w:t>
        </w:r>
        <w:r w:rsidRPr="00A917F9">
          <w:rPr>
            <w:rFonts w:ascii="Arial" w:eastAsia="Times New Roman" w:hAnsi="Arial" w:cs="Arial"/>
            <w:b/>
            <w:bCs/>
            <w:color w:val="000000"/>
            <w:sz w:val="20"/>
            <w:szCs w:val="20"/>
          </w:rPr>
          <w:t>d)</w:t>
        </w:r>
        <w:r w:rsidRPr="00E56240">
          <w:rPr>
            <w:rFonts w:ascii="Arial" w:eastAsia="Times New Roman" w:hAnsi="Arial" w:cs="Arial"/>
            <w:color w:val="000000"/>
            <w:sz w:val="20"/>
            <w:szCs w:val="20"/>
          </w:rPr>
          <w:t xml:space="preserve">.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High contrast curves </w:t>
        </w:r>
        <w:r>
          <w:rPr>
            <w:rFonts w:ascii="Arial" w:eastAsia="Times New Roman" w:hAnsi="Arial" w:cs="Arial"/>
            <w:color w:val="000000"/>
            <w:sz w:val="20"/>
            <w:szCs w:val="20"/>
          </w:rPr>
          <w:t xml:space="preserve">from the same mouse </w:t>
        </w:r>
        <w:r w:rsidRPr="00E56240">
          <w:rPr>
            <w:rFonts w:ascii="Arial" w:eastAsia="Times New Roman" w:hAnsi="Arial" w:cs="Arial"/>
            <w:color w:val="000000"/>
            <w:sz w:val="20"/>
            <w:szCs w:val="20"/>
          </w:rPr>
          <w:t xml:space="preserve">for the session plotted in </w:t>
        </w:r>
        <w:r w:rsidRPr="00A917F9">
          <w:rPr>
            <w:rFonts w:ascii="Arial" w:eastAsia="Times New Roman" w:hAnsi="Arial" w:cs="Arial"/>
            <w:b/>
            <w:bCs/>
            <w:color w:val="000000"/>
            <w:sz w:val="20"/>
            <w:szCs w:val="20"/>
          </w:rPr>
          <w:t>c)</w:t>
        </w:r>
        <w:r w:rsidRPr="00E56240">
          <w:rPr>
            <w:rFonts w:ascii="Arial" w:eastAsia="Times New Roman" w:hAnsi="Arial" w:cs="Arial"/>
            <w:color w:val="000000"/>
            <w:sz w:val="20"/>
            <w:szCs w:val="20"/>
          </w:rPr>
          <w:t xml:space="preserve"> (plot appearance as in left).</w:t>
        </w:r>
      </w:ins>
    </w:p>
    <w:p w14:paraId="5EAB086C" w14:textId="77777777" w:rsidR="005D7786" w:rsidRPr="00E56240" w:rsidRDefault="005D7786" w:rsidP="005D7786">
      <w:pPr>
        <w:pStyle w:val="ListParagraph"/>
        <w:numPr>
          <w:ilvl w:val="0"/>
          <w:numId w:val="7"/>
        </w:numPr>
        <w:ind w:left="360"/>
        <w:jc w:val="both"/>
        <w:rPr>
          <w:ins w:id="500" w:author="Microsoft Office User" w:date="2021-04-28T12:05:00Z"/>
          <w:rFonts w:ascii="Arial" w:eastAsia="Times New Roman" w:hAnsi="Arial" w:cs="Arial"/>
          <w:b/>
          <w:bCs/>
          <w:color w:val="000000"/>
          <w:sz w:val="20"/>
          <w:szCs w:val="20"/>
        </w:rPr>
      </w:pPr>
      <w:ins w:id="501" w:author="Microsoft Office User" w:date="2021-04-28T12:05:00Z">
        <w:r w:rsidRPr="00E56240">
          <w:rPr>
            <w:rFonts w:ascii="Arial" w:eastAsia="Times New Roman" w:hAnsi="Arial" w:cs="Arial"/>
            <w:color w:val="000000"/>
            <w:sz w:val="20"/>
            <w:szCs w:val="20"/>
          </w:rPr>
          <w:t xml:space="preserve">Average psychometric and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functions across mice. </w:t>
        </w:r>
        <w:r>
          <w:rPr>
            <w:rFonts w:ascii="Arial" w:eastAsia="Times New Roman" w:hAnsi="Arial" w:cs="Arial"/>
            <w:color w:val="000000"/>
            <w:sz w:val="20"/>
            <w:szCs w:val="20"/>
          </w:rPr>
          <w:t xml:space="preserve">Light </w:t>
        </w:r>
        <w:r w:rsidRPr="00E56240">
          <w:rPr>
            <w:rFonts w:ascii="Arial" w:eastAsia="Times New Roman" w:hAnsi="Arial" w:cs="Arial"/>
            <w:color w:val="000000"/>
            <w:sz w:val="20"/>
            <w:szCs w:val="20"/>
          </w:rPr>
          <w:t xml:space="preserve">circles indicate average behavioral performance, </w:t>
        </w:r>
        <w:r>
          <w:rPr>
            <w:rFonts w:ascii="Arial" w:eastAsia="Times New Roman" w:hAnsi="Arial" w:cs="Arial"/>
            <w:color w:val="000000"/>
            <w:sz w:val="20"/>
            <w:szCs w:val="20"/>
          </w:rPr>
          <w:t>dark red and blue</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circles</w:t>
        </w:r>
        <w:r w:rsidRPr="00E56240">
          <w:rPr>
            <w:rFonts w:ascii="Arial" w:eastAsia="Times New Roman" w:hAnsi="Arial" w:cs="Arial"/>
            <w:color w:val="000000"/>
            <w:sz w:val="20"/>
            <w:szCs w:val="20"/>
          </w:rPr>
          <w:t xml:space="preserve"> indicate average neural performance. </w:t>
        </w:r>
        <w:r>
          <w:rPr>
            <w:rFonts w:ascii="Arial" w:eastAsia="Times New Roman" w:hAnsi="Arial" w:cs="Arial"/>
            <w:color w:val="000000"/>
            <w:sz w:val="20"/>
            <w:szCs w:val="20"/>
          </w:rPr>
          <w:t>Light solid</w:t>
        </w:r>
        <w:r w:rsidRPr="00E56240">
          <w:rPr>
            <w:rFonts w:ascii="Arial" w:eastAsia="Times New Roman" w:hAnsi="Arial" w:cs="Arial"/>
            <w:color w:val="000000"/>
            <w:sz w:val="20"/>
            <w:szCs w:val="20"/>
          </w:rPr>
          <w:t xml:space="preserve"> curves indicate logistic fits to average behavioral performance, while vertical lines indicate the fit thresholds. </w:t>
        </w:r>
        <w:r>
          <w:rPr>
            <w:rFonts w:ascii="Arial" w:eastAsia="Times New Roman" w:hAnsi="Arial" w:cs="Arial"/>
            <w:color w:val="000000"/>
            <w:sz w:val="20"/>
            <w:szCs w:val="20"/>
          </w:rPr>
          <w:t>Dark solid</w:t>
        </w:r>
        <w:r w:rsidRPr="00E56240">
          <w:rPr>
            <w:rFonts w:ascii="Arial" w:eastAsia="Times New Roman" w:hAnsi="Arial" w:cs="Arial"/>
            <w:color w:val="000000"/>
            <w:sz w:val="20"/>
            <w:szCs w:val="20"/>
          </w:rPr>
          <w:t xml:space="preserve"> lines indicate fits and thresholds for the neural data. The dashed vertical line indicates chance performance.</w:t>
        </w:r>
        <w:r>
          <w:rPr>
            <w:rFonts w:ascii="Arial" w:eastAsia="Times New Roman" w:hAnsi="Arial" w:cs="Arial"/>
            <w:color w:val="000000"/>
            <w:sz w:val="20"/>
            <w:szCs w:val="20"/>
          </w:rPr>
          <w:t xml:space="preserve"> Shades of blue and red indicate averages over low and high contrast respectively.</w:t>
        </w:r>
      </w:ins>
    </w:p>
    <w:p w14:paraId="626F1171" w14:textId="77777777" w:rsidR="005D7786" w:rsidRPr="00E56240" w:rsidRDefault="005D7786" w:rsidP="005D7786">
      <w:pPr>
        <w:pStyle w:val="ListParagraph"/>
        <w:numPr>
          <w:ilvl w:val="0"/>
          <w:numId w:val="7"/>
        </w:numPr>
        <w:ind w:left="360"/>
        <w:jc w:val="both"/>
        <w:rPr>
          <w:ins w:id="502" w:author="Microsoft Office User" w:date="2021-04-28T12:05:00Z"/>
          <w:rFonts w:ascii="Arial" w:eastAsia="Times New Roman" w:hAnsi="Arial" w:cs="Arial"/>
          <w:b/>
          <w:bCs/>
          <w:color w:val="000000"/>
          <w:sz w:val="20"/>
          <w:szCs w:val="20"/>
        </w:rPr>
      </w:pPr>
      <w:ins w:id="503" w:author="Microsoft Office User" w:date="2021-04-28T12:05:00Z">
        <w:r w:rsidRPr="00E56240">
          <w:rPr>
            <w:rFonts w:ascii="Arial" w:eastAsia="Times New Roman" w:hAnsi="Arial" w:cs="Arial"/>
            <w:color w:val="000000"/>
            <w:sz w:val="20"/>
            <w:szCs w:val="20"/>
          </w:rPr>
          <w:t>Relationship between behavioral and neural thresholds. Each circle represents the average behavioral and neural threshold for each mouse for each contrast (as indicated by the circle fill color). Grey lines and shaded areas indicate the linear regression fit across contrasts, +- the 95% confidence interval. The solid black line indicates unity.</w:t>
        </w:r>
        <w:r>
          <w:rPr>
            <w:rFonts w:ascii="Arial" w:eastAsia="Times New Roman" w:hAnsi="Arial" w:cs="Arial"/>
            <w:color w:val="000000"/>
            <w:sz w:val="20"/>
            <w:szCs w:val="20"/>
          </w:rPr>
          <w:t xml:space="preserve"> Inset text indicates the significance of linear fits between all data points (black), low contrast data points only (blue), or high contrast data points only (red).</w:t>
        </w:r>
      </w:ins>
    </w:p>
    <w:p w14:paraId="59FCFFB4" w14:textId="77777777" w:rsidR="005D7786" w:rsidRPr="00A917F9" w:rsidRDefault="005D7786" w:rsidP="005D7786">
      <w:pPr>
        <w:pStyle w:val="ListParagraph"/>
        <w:numPr>
          <w:ilvl w:val="0"/>
          <w:numId w:val="7"/>
        </w:numPr>
        <w:ind w:left="360"/>
        <w:jc w:val="both"/>
        <w:rPr>
          <w:ins w:id="504" w:author="Microsoft Office User" w:date="2021-04-28T12:05:00Z"/>
          <w:rFonts w:ascii="Arial" w:eastAsia="Times New Roman" w:hAnsi="Arial" w:cs="Arial"/>
          <w:b/>
          <w:bCs/>
          <w:color w:val="000000"/>
          <w:sz w:val="20"/>
          <w:szCs w:val="20"/>
        </w:rPr>
      </w:pPr>
      <w:ins w:id="505" w:author="Microsoft Office User" w:date="2021-04-28T12:05:00Z">
        <w:r w:rsidRPr="00E56240">
          <w:rPr>
            <w:rFonts w:ascii="Arial" w:eastAsia="Times New Roman" w:hAnsi="Arial" w:cs="Arial"/>
            <w:color w:val="000000"/>
            <w:sz w:val="20"/>
            <w:szCs w:val="20"/>
          </w:rPr>
          <w:t>Relationship between behavioral and neural slopes. Appearance as in g).</w:t>
        </w:r>
      </w:ins>
    </w:p>
    <w:p w14:paraId="59EA8C8F" w14:textId="77777777" w:rsidR="005D7786" w:rsidRPr="00A917F9" w:rsidRDefault="005D7786" w:rsidP="005D7786">
      <w:pPr>
        <w:pStyle w:val="ListParagraph"/>
        <w:numPr>
          <w:ilvl w:val="0"/>
          <w:numId w:val="7"/>
        </w:numPr>
        <w:ind w:left="360"/>
        <w:jc w:val="both"/>
        <w:rPr>
          <w:ins w:id="506" w:author="Microsoft Office User" w:date="2021-04-28T12:05:00Z"/>
          <w:rFonts w:ascii="Arial" w:eastAsia="Times New Roman" w:hAnsi="Arial" w:cs="Arial"/>
          <w:b/>
          <w:bCs/>
          <w:color w:val="000000"/>
          <w:sz w:val="20"/>
          <w:szCs w:val="20"/>
        </w:rPr>
      </w:pPr>
      <w:ins w:id="507" w:author="Microsoft Office User" w:date="2021-04-28T12:05:00Z">
        <w:r>
          <w:rPr>
            <w:rFonts w:ascii="Arial" w:eastAsia="Times New Roman" w:hAnsi="Arial" w:cs="Arial"/>
            <w:color w:val="000000"/>
            <w:sz w:val="20"/>
            <w:szCs w:val="20"/>
          </w:rPr>
          <w:t xml:space="preserve">Population decoder performance while varying contrast transition, and target timing relative to the transition (indicated by the dashed vertical black line at 0s). Ticks on the abscissa indicate average target time from the transition in milliseconds. Solid lines and circles indicate the percent correct performance of a target decoder after a switch low contrast (blue) or high contrast (red).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over sessions. Horizontal lines significant changes in performance between the first target presentation time and subsequent target presentation times, as assessed by </w:t>
        </w:r>
        <w:proofErr w:type="spellStart"/>
        <w:r>
          <w:rPr>
            <w:rFonts w:ascii="Arial" w:eastAsia="Times New Roman" w:hAnsi="Arial" w:cs="Arial"/>
            <w:color w:val="000000"/>
            <w:sz w:val="20"/>
            <w:szCs w:val="20"/>
          </w:rPr>
          <w:t>signrank</w:t>
        </w:r>
        <w:proofErr w:type="spellEnd"/>
        <w:r>
          <w:rPr>
            <w:rFonts w:ascii="Arial" w:eastAsia="Times New Roman" w:hAnsi="Arial" w:cs="Arial"/>
            <w:color w:val="000000"/>
            <w:sz w:val="20"/>
            <w:szCs w:val="20"/>
          </w:rPr>
          <w:t xml:space="preserve"> tests with false discovery rate correction for multiple comparisons. The span of the lines indicates the target times being compared, while the color of the lines indicates whether the test was performed within high contrast (red) or low contrast (blue).</w:t>
        </w:r>
      </w:ins>
    </w:p>
    <w:p w14:paraId="161F2092" w14:textId="77777777" w:rsidR="005D7786" w:rsidRPr="00E56240" w:rsidRDefault="005D7786" w:rsidP="005D7786">
      <w:pPr>
        <w:pStyle w:val="ListParagraph"/>
        <w:numPr>
          <w:ilvl w:val="0"/>
          <w:numId w:val="7"/>
        </w:numPr>
        <w:ind w:left="360"/>
        <w:jc w:val="both"/>
        <w:rPr>
          <w:ins w:id="508" w:author="Microsoft Office User" w:date="2021-04-28T12:05:00Z"/>
          <w:rFonts w:ascii="Arial" w:eastAsia="Times New Roman" w:hAnsi="Arial" w:cs="Arial"/>
          <w:b/>
          <w:bCs/>
          <w:color w:val="000000"/>
          <w:sz w:val="20"/>
          <w:szCs w:val="20"/>
        </w:rPr>
      </w:pPr>
      <w:ins w:id="509" w:author="Microsoft Office User" w:date="2021-04-28T12:05:00Z">
        <w:r>
          <w:rPr>
            <w:rFonts w:ascii="Arial" w:eastAsia="Times New Roman" w:hAnsi="Arial" w:cs="Arial"/>
            <w:color w:val="000000"/>
            <w:sz w:val="20"/>
            <w:szCs w:val="20"/>
          </w:rPr>
          <w:t>Adaptation time constants of exponentials fitted to the average neural decoder performance for each mouse in each contrast. Blue and red circles indicate the adaptation time constants from neural populations for each mouse in low and high contrast respectively. Solid black lines indicate time constants from the same mouse.</w:t>
        </w:r>
      </w:ins>
    </w:p>
    <w:p w14:paraId="4331339E" w14:textId="77777777" w:rsidR="005D7786" w:rsidRPr="00435193" w:rsidRDefault="005D7786" w:rsidP="005D7786">
      <w:pPr>
        <w:ind w:left="360"/>
        <w:jc w:val="both"/>
        <w:rPr>
          <w:ins w:id="510" w:author="Microsoft Office User" w:date="2021-04-28T12:05:00Z"/>
          <w:rFonts w:ascii="Arial" w:eastAsia="Times New Roman" w:hAnsi="Arial" w:cs="Arial"/>
          <w:b/>
          <w:bCs/>
          <w:color w:val="000000"/>
          <w:sz w:val="22"/>
          <w:szCs w:val="22"/>
        </w:rPr>
      </w:pPr>
      <w:ins w:id="511" w:author="Microsoft Office User" w:date="2021-04-28T12:05:00Z">
        <w:r w:rsidRPr="00E56240">
          <w:rPr>
            <w:rFonts w:ascii="Arial" w:eastAsia="Times New Roman" w:hAnsi="Arial" w:cs="Arial"/>
            <w:b/>
            <w:bCs/>
            <w:color w:val="000000"/>
            <w:sz w:val="22"/>
            <w:szCs w:val="22"/>
          </w:rPr>
          <w:br w:type="page"/>
        </w:r>
      </w:ins>
    </w:p>
    <w:p w14:paraId="4446284E" w14:textId="77777777" w:rsidR="005D7786" w:rsidRDefault="005D7786" w:rsidP="000A7884">
      <w:pPr>
        <w:jc w:val="both"/>
        <w:rPr>
          <w:rFonts w:ascii="Arial" w:eastAsia="Times New Roman" w:hAnsi="Arial" w:cs="Arial"/>
          <w:color w:val="000000"/>
          <w:sz w:val="22"/>
          <w:szCs w:val="22"/>
        </w:rPr>
      </w:pPr>
    </w:p>
    <w:p w14:paraId="42185398" w14:textId="77777777" w:rsidR="000A7884" w:rsidRDefault="000A7884" w:rsidP="000A7884">
      <w:pPr>
        <w:jc w:val="both"/>
        <w:rPr>
          <w:rFonts w:ascii="Arial" w:eastAsia="Times New Roman" w:hAnsi="Arial" w:cs="Arial"/>
          <w:color w:val="000000"/>
          <w:sz w:val="22"/>
          <w:szCs w:val="22"/>
        </w:rPr>
      </w:pPr>
    </w:p>
    <w:p w14:paraId="3A4BD82B" w14:textId="77777777" w:rsidR="000A7884" w:rsidRDefault="000A7884" w:rsidP="000A7884">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t>Discussion</w:t>
      </w:r>
    </w:p>
    <w:p w14:paraId="5D33E1C2" w14:textId="65FDB968" w:rsidR="002C1CCB" w:rsidRDefault="002C1CCB" w:rsidP="002C1CCB">
      <w:pPr>
        <w:jc w:val="both"/>
        <w:rPr>
          <w:ins w:id="512" w:author="Ben Geffen" w:date="2021-04-20T14:44:00Z"/>
          <w:rFonts w:ascii="Arial" w:eastAsia="Times New Roman" w:hAnsi="Arial" w:cs="Arial"/>
          <w:b/>
          <w:bCs/>
          <w:color w:val="000000"/>
          <w:sz w:val="22"/>
          <w:szCs w:val="22"/>
        </w:rPr>
      </w:pPr>
    </w:p>
    <w:p w14:paraId="665B6CEB" w14:textId="06173D67" w:rsidR="005B538C" w:rsidRPr="005B538C" w:rsidRDefault="00BE2DDF" w:rsidP="005B538C">
      <w:pPr>
        <w:jc w:val="both"/>
        <w:rPr>
          <w:ins w:id="513" w:author="Maria Neimark Geffen" w:date="2021-04-27T13:41:00Z"/>
          <w:rFonts w:ascii="Arial" w:eastAsia="Times New Roman" w:hAnsi="Arial" w:cs="Arial"/>
          <w:sz w:val="22"/>
          <w:szCs w:val="22"/>
        </w:rPr>
      </w:pPr>
      <w:ins w:id="514" w:author="Maria Neimark Geffen" w:date="2021-04-21T10:10:00Z">
        <w:r>
          <w:rPr>
            <w:rFonts w:ascii="Arial" w:eastAsia="Times New Roman" w:hAnsi="Arial" w:cs="Arial"/>
            <w:sz w:val="22"/>
            <w:szCs w:val="22"/>
          </w:rPr>
          <w:tab/>
        </w:r>
      </w:ins>
      <w:ins w:id="515" w:author="Maria Neimark Geffen" w:date="2021-04-27T13:41:00Z">
        <w:r w:rsidR="005B538C" w:rsidRPr="005B538C">
          <w:rPr>
            <w:rFonts w:ascii="Arial" w:eastAsia="Times New Roman" w:hAnsi="Arial" w:cs="Arial"/>
            <w:sz w:val="22"/>
            <w:szCs w:val="22"/>
          </w:rPr>
          <w:t xml:space="preserve">On daily basis, we navigate through sensory environments with vastly different statistics. As we exit a coffee shop onto a crowded street, </w:t>
        </w:r>
        <w:commentRangeStart w:id="516"/>
        <w:r w:rsidR="005B538C" w:rsidRPr="005B538C">
          <w:rPr>
            <w:rFonts w:ascii="Arial" w:eastAsia="Times New Roman" w:hAnsi="Arial" w:cs="Arial"/>
            <w:sz w:val="22"/>
            <w:szCs w:val="22"/>
          </w:rPr>
          <w:t>the acoustic environment changes contrast from low to high</w:t>
        </w:r>
      </w:ins>
      <w:commentRangeEnd w:id="516"/>
      <w:r w:rsidR="005D7786">
        <w:rPr>
          <w:rStyle w:val="CommentReference"/>
        </w:rPr>
        <w:commentReference w:id="516"/>
      </w:r>
      <w:ins w:id="517" w:author="Maria Neimark Geffen" w:date="2021-04-27T13:41:00Z">
        <w:r w:rsidR="005B538C" w:rsidRPr="005B538C">
          <w:rPr>
            <w:rFonts w:ascii="Arial" w:eastAsia="Times New Roman" w:hAnsi="Arial" w:cs="Arial"/>
            <w:sz w:val="22"/>
            <w:szCs w:val="22"/>
          </w:rPr>
          <w:t xml:space="preserve">. The efficient coding hypothesis predicts that as acoustic contrast shifts, neurons throughout the auditory pathway adjust their sensitivity, so as to match the dynamic range of their response to that of the stimulus </w:t>
        </w:r>
        <w:del w:id="518" w:author="Microsoft Office User" w:date="2021-04-28T12:07:00Z">
          <w:r w:rsidR="005B538C" w:rsidRPr="005B538C" w:rsidDel="005D7786">
            <w:rPr>
              <w:rFonts w:ascii="Arial" w:eastAsia="Times New Roman" w:hAnsi="Arial" w:cs="Arial"/>
              <w:sz w:val="22"/>
              <w:szCs w:val="22"/>
            </w:rPr>
            <w:delText xml:space="preserve">statistical </w:delText>
          </w:r>
        </w:del>
        <w:r w:rsidR="005B538C" w:rsidRPr="005B538C">
          <w:rPr>
            <w:rFonts w:ascii="Arial" w:eastAsia="Times New Roman" w:hAnsi="Arial" w:cs="Arial"/>
            <w:sz w:val="22"/>
            <w:szCs w:val="22"/>
          </w:rPr>
          <w:t xml:space="preserve">distribution. </w:t>
        </w:r>
        <w:commentRangeStart w:id="519"/>
        <w:r w:rsidR="005B538C" w:rsidRPr="005B538C">
          <w:rPr>
            <w:rFonts w:ascii="Arial" w:eastAsia="Times New Roman" w:hAnsi="Arial" w:cs="Arial"/>
            <w:sz w:val="22"/>
            <w:szCs w:val="22"/>
          </w:rPr>
          <w:t>This process would allow us to keep hearing our conversation partner</w:t>
        </w:r>
      </w:ins>
      <w:commentRangeEnd w:id="519"/>
      <w:r w:rsidR="005D7786">
        <w:rPr>
          <w:rStyle w:val="CommentReference"/>
        </w:rPr>
        <w:commentReference w:id="519"/>
      </w:r>
      <w:ins w:id="520" w:author="Maria Neimark Geffen" w:date="2021-04-27T13:41:00Z">
        <w:r w:rsidR="005B538C" w:rsidRPr="005B538C">
          <w:rPr>
            <w:rFonts w:ascii="Arial" w:eastAsia="Times New Roman" w:hAnsi="Arial" w:cs="Arial"/>
            <w:sz w:val="22"/>
            <w:szCs w:val="22"/>
          </w:rPr>
          <w:t xml:space="preserve">. Multiple studies have demonstrated that indeed, neurons throughout the auditory pathway exhibit contrast adaptation. However, whether contrast adaptation plays a role in auditory behavior has not been previously examined directly. In this study, we directly linked </w:t>
        </w:r>
        <w:del w:id="521" w:author="Microsoft Office User" w:date="2021-04-28T12:08:00Z">
          <w:r w:rsidR="005B538C" w:rsidRPr="005B538C" w:rsidDel="000B343A">
            <w:rPr>
              <w:rFonts w:ascii="Arial" w:eastAsia="Times New Roman" w:hAnsi="Arial" w:cs="Arial"/>
              <w:sz w:val="22"/>
              <w:szCs w:val="22"/>
            </w:rPr>
            <w:delText xml:space="preserve">the </w:delText>
          </w:r>
        </w:del>
        <w:r w:rsidR="005B538C" w:rsidRPr="005B538C">
          <w:rPr>
            <w:rFonts w:ascii="Arial" w:eastAsia="Times New Roman" w:hAnsi="Arial" w:cs="Arial"/>
            <w:sz w:val="22"/>
            <w:szCs w:val="22"/>
          </w:rPr>
          <w:t>neuronal contrast gain control to auditory behavior.</w:t>
        </w:r>
      </w:ins>
    </w:p>
    <w:p w14:paraId="5C6E5899" w14:textId="77777777" w:rsidR="005B538C" w:rsidRPr="005B538C" w:rsidRDefault="005B538C" w:rsidP="005B538C">
      <w:pPr>
        <w:jc w:val="both"/>
        <w:rPr>
          <w:ins w:id="522" w:author="Maria Neimark Geffen" w:date="2021-04-27T13:41:00Z"/>
          <w:rFonts w:ascii="Arial" w:eastAsia="Times New Roman" w:hAnsi="Arial" w:cs="Arial"/>
          <w:sz w:val="22"/>
          <w:szCs w:val="22"/>
        </w:rPr>
      </w:pPr>
    </w:p>
    <w:p w14:paraId="1049DA19" w14:textId="24D92301" w:rsidR="005B538C" w:rsidRPr="005B538C" w:rsidRDefault="005B538C">
      <w:pPr>
        <w:ind w:firstLine="720"/>
        <w:jc w:val="both"/>
        <w:rPr>
          <w:ins w:id="523" w:author="Maria Neimark Geffen" w:date="2021-04-27T13:41:00Z"/>
          <w:rFonts w:ascii="Arial" w:eastAsia="Times New Roman" w:hAnsi="Arial" w:cs="Arial"/>
          <w:sz w:val="22"/>
          <w:szCs w:val="22"/>
        </w:rPr>
        <w:pPrChange w:id="524" w:author="Maria Neimark Geffen" w:date="2021-04-27T13:41:00Z">
          <w:pPr>
            <w:jc w:val="both"/>
          </w:pPr>
        </w:pPrChange>
      </w:pPr>
      <w:ins w:id="525" w:author="Maria Neimark Geffen" w:date="2021-04-27T13:41:00Z">
        <w:r w:rsidRPr="005B538C">
          <w:rPr>
            <w:rFonts w:ascii="Arial" w:eastAsia="Times New Roman" w:hAnsi="Arial" w:cs="Arial"/>
            <w:sz w:val="22"/>
            <w:szCs w:val="22"/>
          </w:rPr>
          <w:t>To tackle this complex question, we first developed a normative framework that allowed us to make specific predictions for behavioral performance as expected by contrast gain control. The model predicted that (1) The detection threshold of a target in noise under low contrast should be lower than under high contrast;</w:t>
        </w:r>
      </w:ins>
      <w:ins w:id="526" w:author="Microsoft Office User" w:date="2021-04-28T12:09:00Z">
        <w:r w:rsidR="000B343A">
          <w:rPr>
            <w:rFonts w:ascii="Arial" w:eastAsia="Times New Roman" w:hAnsi="Arial" w:cs="Arial"/>
            <w:sz w:val="22"/>
            <w:szCs w:val="22"/>
          </w:rPr>
          <w:t xml:space="preserve"> </w:t>
        </w:r>
      </w:ins>
      <w:ins w:id="527" w:author="Maria Neimark Geffen" w:date="2021-04-27T13:41:00Z">
        <w:r w:rsidRPr="005B538C">
          <w:rPr>
            <w:rFonts w:ascii="Arial" w:eastAsia="Times New Roman" w:hAnsi="Arial" w:cs="Arial"/>
            <w:sz w:val="22"/>
            <w:szCs w:val="22"/>
          </w:rPr>
          <w:t xml:space="preserve">(2) Upon </w:t>
        </w:r>
      </w:ins>
      <w:ins w:id="528" w:author="Microsoft Office User" w:date="2021-04-28T12:09:00Z">
        <w:r w:rsidR="000B343A">
          <w:rPr>
            <w:rFonts w:ascii="Arial" w:eastAsia="Times New Roman" w:hAnsi="Arial" w:cs="Arial"/>
            <w:sz w:val="22"/>
            <w:szCs w:val="22"/>
          </w:rPr>
          <w:t xml:space="preserve">a </w:t>
        </w:r>
      </w:ins>
      <w:ins w:id="529" w:author="Maria Neimark Geffen" w:date="2021-04-27T13:41:00Z">
        <w:r w:rsidRPr="005B538C">
          <w:rPr>
            <w:rFonts w:ascii="Arial" w:eastAsia="Times New Roman" w:hAnsi="Arial" w:cs="Arial"/>
            <w:sz w:val="22"/>
            <w:szCs w:val="22"/>
          </w:rPr>
          <w:t xml:space="preserve">shift </w:t>
        </w:r>
        <w:del w:id="530" w:author="Microsoft Office User" w:date="2021-04-28T12:09:00Z">
          <w:r w:rsidRPr="005B538C" w:rsidDel="000B343A">
            <w:rPr>
              <w:rFonts w:ascii="Arial" w:eastAsia="Times New Roman" w:hAnsi="Arial" w:cs="Arial"/>
              <w:sz w:val="22"/>
              <w:szCs w:val="22"/>
            </w:rPr>
            <w:delText>of</w:delText>
          </w:r>
        </w:del>
      </w:ins>
      <w:ins w:id="531" w:author="Microsoft Office User" w:date="2021-04-28T12:09:00Z">
        <w:r w:rsidR="000B343A">
          <w:rPr>
            <w:rFonts w:ascii="Arial" w:eastAsia="Times New Roman" w:hAnsi="Arial" w:cs="Arial"/>
            <w:sz w:val="22"/>
            <w:szCs w:val="22"/>
          </w:rPr>
          <w:t>in the</w:t>
        </w:r>
      </w:ins>
      <w:ins w:id="532" w:author="Maria Neimark Geffen" w:date="2021-04-27T13:41:00Z">
        <w:r w:rsidRPr="005B538C">
          <w:rPr>
            <w:rFonts w:ascii="Arial" w:eastAsia="Times New Roman" w:hAnsi="Arial" w:cs="Arial"/>
            <w:sz w:val="22"/>
            <w:szCs w:val="22"/>
          </w:rPr>
          <w:t xml:space="preserve"> background noise contrast, detection improves upon transition from high to low contrast, but is impaired upon transition from low to high contrast; and (3) The time </w:t>
        </w:r>
        <w:del w:id="533" w:author="Microsoft Office User" w:date="2021-04-28T12:09:00Z">
          <w:r w:rsidRPr="005B538C" w:rsidDel="000B343A">
            <w:rPr>
              <w:rFonts w:ascii="Arial" w:eastAsia="Times New Roman" w:hAnsi="Arial" w:cs="Arial"/>
              <w:sz w:val="22"/>
              <w:szCs w:val="22"/>
            </w:rPr>
            <w:delText>contrast</w:delText>
          </w:r>
        </w:del>
      </w:ins>
      <w:ins w:id="534" w:author="Microsoft Office User" w:date="2021-04-28T12:09:00Z">
        <w:r w:rsidR="000B343A">
          <w:rPr>
            <w:rFonts w:ascii="Arial" w:eastAsia="Times New Roman" w:hAnsi="Arial" w:cs="Arial"/>
            <w:sz w:val="22"/>
            <w:szCs w:val="22"/>
          </w:rPr>
          <w:t>constant</w:t>
        </w:r>
      </w:ins>
      <w:ins w:id="535" w:author="Maria Neimark Geffen" w:date="2021-04-27T13:41:00Z">
        <w:r w:rsidRPr="005B538C">
          <w:rPr>
            <w:rFonts w:ascii="Arial" w:eastAsia="Times New Roman" w:hAnsi="Arial" w:cs="Arial"/>
            <w:sz w:val="22"/>
            <w:szCs w:val="22"/>
          </w:rPr>
          <w:t xml:space="preserve"> for this change in detection performance is slower for transition</w:t>
        </w:r>
      </w:ins>
      <w:ins w:id="536" w:author="Microsoft Office User" w:date="2021-04-28T12:10:00Z">
        <w:r w:rsidR="000B343A">
          <w:rPr>
            <w:rFonts w:ascii="Arial" w:eastAsia="Times New Roman" w:hAnsi="Arial" w:cs="Arial"/>
            <w:sz w:val="22"/>
            <w:szCs w:val="22"/>
          </w:rPr>
          <w:t>s</w:t>
        </w:r>
      </w:ins>
      <w:ins w:id="537" w:author="Maria Neimark Geffen" w:date="2021-04-27T13:41:00Z">
        <w:r w:rsidRPr="005B538C">
          <w:rPr>
            <w:rFonts w:ascii="Arial" w:eastAsia="Times New Roman" w:hAnsi="Arial" w:cs="Arial"/>
            <w:sz w:val="22"/>
            <w:szCs w:val="22"/>
          </w:rPr>
          <w:t xml:space="preserve"> from high to low contrast than from low to high contrast. To test these predictions, we trained mice to detect a target in noise background, as noise contrast shifted from low to high or from high to low. As predicted by the normative model, mice exhibited a lower threshold for detecting targets in low as compared to high background. They also exhibited a decrease in detection of tones in high contrast background, and in increase in detection of tones in low contrast background over time. This shift occurred faster in high contrast, as compared to low contrast backgrounds. We furthermore found that AC is necessary</w:t>
        </w:r>
      </w:ins>
      <w:ins w:id="538" w:author="Microsoft Office User" w:date="2021-04-28T12:10:00Z">
        <w:r w:rsidR="000B343A">
          <w:rPr>
            <w:rFonts w:ascii="Arial" w:eastAsia="Times New Roman" w:hAnsi="Arial" w:cs="Arial"/>
            <w:sz w:val="22"/>
            <w:szCs w:val="22"/>
          </w:rPr>
          <w:t xml:space="preserve"> specifically</w:t>
        </w:r>
      </w:ins>
      <w:ins w:id="539" w:author="Maria Neimark Geffen" w:date="2021-04-27T13:41:00Z">
        <w:r w:rsidRPr="005B538C">
          <w:rPr>
            <w:rFonts w:ascii="Arial" w:eastAsia="Times New Roman" w:hAnsi="Arial" w:cs="Arial"/>
            <w:sz w:val="22"/>
            <w:szCs w:val="22"/>
          </w:rPr>
          <w:t xml:space="preserve"> for th</w:t>
        </w:r>
        <w:del w:id="540" w:author="Microsoft Office User" w:date="2021-04-28T12:10:00Z">
          <w:r w:rsidRPr="005B538C" w:rsidDel="000B343A">
            <w:rPr>
              <w:rFonts w:ascii="Arial" w:eastAsia="Times New Roman" w:hAnsi="Arial" w:cs="Arial"/>
              <w:sz w:val="22"/>
              <w:szCs w:val="22"/>
            </w:rPr>
            <w:delText>e</w:delText>
          </w:r>
        </w:del>
      </w:ins>
      <w:ins w:id="541" w:author="Microsoft Office User" w:date="2021-04-28T12:10:00Z">
        <w:r w:rsidR="000B343A">
          <w:rPr>
            <w:rFonts w:ascii="Arial" w:eastAsia="Times New Roman" w:hAnsi="Arial" w:cs="Arial"/>
            <w:sz w:val="22"/>
            <w:szCs w:val="22"/>
          </w:rPr>
          <w:t>is</w:t>
        </w:r>
      </w:ins>
      <w:ins w:id="542" w:author="Maria Neimark Geffen" w:date="2021-04-27T13:41:00Z">
        <w:r w:rsidRPr="005B538C">
          <w:rPr>
            <w:rFonts w:ascii="Arial" w:eastAsia="Times New Roman" w:hAnsi="Arial" w:cs="Arial"/>
            <w:sz w:val="22"/>
            <w:szCs w:val="22"/>
          </w:rPr>
          <w:t xml:space="preserve"> detection</w:t>
        </w:r>
      </w:ins>
      <w:ins w:id="543" w:author="Microsoft Office User" w:date="2021-04-28T12:10:00Z">
        <w:r w:rsidR="000B343A">
          <w:rPr>
            <w:rFonts w:ascii="Arial" w:eastAsia="Times New Roman" w:hAnsi="Arial" w:cs="Arial"/>
            <w:sz w:val="22"/>
            <w:szCs w:val="22"/>
          </w:rPr>
          <w:t>-in-noise</w:t>
        </w:r>
      </w:ins>
      <w:ins w:id="544" w:author="Maria Neimark Geffen" w:date="2021-04-27T13:41:00Z">
        <w:r w:rsidRPr="005B538C">
          <w:rPr>
            <w:rFonts w:ascii="Arial" w:eastAsia="Times New Roman" w:hAnsi="Arial" w:cs="Arial"/>
            <w:sz w:val="22"/>
            <w:szCs w:val="22"/>
          </w:rPr>
          <w:t xml:space="preserve"> task, and that AC activity reflected the behavioral shifts. Combined, our results provide evidence for the relevance of efficient coding in auditory behavior.</w:t>
        </w:r>
      </w:ins>
    </w:p>
    <w:p w14:paraId="7C40B5DD" w14:textId="77777777" w:rsidR="005B538C" w:rsidRPr="005B538C" w:rsidRDefault="005B538C" w:rsidP="005B538C">
      <w:pPr>
        <w:jc w:val="both"/>
        <w:rPr>
          <w:ins w:id="545" w:author="Maria Neimark Geffen" w:date="2021-04-27T13:41:00Z"/>
          <w:rFonts w:ascii="Arial" w:eastAsia="Times New Roman" w:hAnsi="Arial" w:cs="Arial"/>
          <w:sz w:val="22"/>
          <w:szCs w:val="22"/>
        </w:rPr>
      </w:pPr>
    </w:p>
    <w:p w14:paraId="598DD5BF" w14:textId="77777777" w:rsidR="005B538C" w:rsidRPr="005B538C" w:rsidRDefault="005B538C">
      <w:pPr>
        <w:ind w:firstLine="720"/>
        <w:jc w:val="both"/>
        <w:rPr>
          <w:ins w:id="546" w:author="Maria Neimark Geffen" w:date="2021-04-27T13:41:00Z"/>
          <w:rFonts w:ascii="Arial" w:eastAsia="Times New Roman" w:hAnsi="Arial" w:cs="Arial"/>
          <w:sz w:val="22"/>
          <w:szCs w:val="22"/>
        </w:rPr>
        <w:pPrChange w:id="547" w:author="Maria Neimark Geffen" w:date="2021-04-27T13:41:00Z">
          <w:pPr>
            <w:jc w:val="both"/>
          </w:pPr>
        </w:pPrChange>
      </w:pPr>
      <w:commentRangeStart w:id="548"/>
      <w:ins w:id="549" w:author="Maria Neimark Geffen" w:date="2021-04-27T13:41:00Z">
        <w:r w:rsidRPr="005B538C">
          <w:rPr>
            <w:rFonts w:ascii="Arial" w:eastAsia="Times New Roman" w:hAnsi="Arial" w:cs="Arial"/>
            <w:sz w:val="22"/>
            <w:szCs w:val="22"/>
          </w:rPr>
          <w:t xml:space="preserve">Neurons throughout the auditory </w:t>
        </w:r>
        <w:commentRangeEnd w:id="548"/>
        <w:r w:rsidRPr="005B538C">
          <w:rPr>
            <w:rFonts w:ascii="Arial" w:eastAsia="Times New Roman" w:hAnsi="Arial" w:cs="Arial"/>
            <w:sz w:val="22"/>
            <w:szCs w:val="22"/>
          </w:rPr>
          <w:commentReference w:id="548"/>
        </w:r>
        <w:r w:rsidRPr="005B538C">
          <w:rPr>
            <w:rFonts w:ascii="Arial" w:eastAsia="Times New Roman" w:hAnsi="Arial" w:cs="Arial"/>
            <w:sz w:val="22"/>
            <w:szCs w:val="22"/>
          </w:rPr>
          <w:t>system adapt to the statistics of the acoustic environment, including distribution of stimuli over time (</w:t>
        </w:r>
        <w:proofErr w:type="spellStart"/>
        <w:r w:rsidRPr="005B538C">
          <w:rPr>
            <w:rFonts w:ascii="Arial" w:eastAsia="Times New Roman" w:hAnsi="Arial" w:cs="Arial"/>
            <w:sz w:val="22"/>
            <w:szCs w:val="22"/>
          </w:rPr>
          <w:t>Ulanovsky</w:t>
        </w:r>
        <w:proofErr w:type="spellEnd"/>
        <w:r w:rsidRPr="005B538C">
          <w:rPr>
            <w:rFonts w:ascii="Arial" w:eastAsia="Times New Roman" w:hAnsi="Arial" w:cs="Arial"/>
            <w:sz w:val="22"/>
            <w:szCs w:val="22"/>
          </w:rPr>
          <w:t xml:space="preserve">, etc.), sound level, sound timing, and more complex sound patterns. In the auditory system adaptation to mean sound pressure level is present already at the level of the auditory nerve. Furthermore, context-dependent adaptation is manifested across temporal and spectral regularities, as for example with two tone suppression. In this study, we focused on contrast gain control as a fundamental statistical adaptation that relates to efficient coding: The responses are adjusted to the distribution of the stimulus intensities, not just the meads. Drawing on a normative model for making predictions for behavioral performance is a powerful approach for testing the key expectations of efficient coding. </w:t>
        </w:r>
        <w:commentRangeStart w:id="550"/>
        <w:r w:rsidRPr="005B538C">
          <w:rPr>
            <w:rFonts w:ascii="Arial" w:eastAsia="Times New Roman" w:hAnsi="Arial" w:cs="Arial"/>
            <w:sz w:val="22"/>
            <w:szCs w:val="22"/>
          </w:rPr>
          <w:t>Because a normative model does not make any assumptions about the neuronal responses, but rather serves to maximize the information between the response and the stimulus, it can be generalized to different levels of stimulus complexity</w:t>
        </w:r>
      </w:ins>
      <w:commentRangeEnd w:id="550"/>
      <w:r w:rsidR="000B343A">
        <w:rPr>
          <w:rStyle w:val="CommentReference"/>
        </w:rPr>
        <w:commentReference w:id="550"/>
      </w:r>
      <w:ins w:id="551" w:author="Maria Neimark Geffen" w:date="2021-04-27T13:41:00Z">
        <w:r w:rsidRPr="005B538C">
          <w:rPr>
            <w:rFonts w:ascii="Arial" w:eastAsia="Times New Roman" w:hAnsi="Arial" w:cs="Arial"/>
            <w:sz w:val="22"/>
            <w:szCs w:val="22"/>
          </w:rPr>
          <w:t xml:space="preserve">. </w:t>
        </w:r>
        <w:commentRangeStart w:id="552"/>
        <w:r w:rsidRPr="005B538C">
          <w:rPr>
            <w:rFonts w:ascii="Arial" w:eastAsia="Times New Roman" w:hAnsi="Arial" w:cs="Arial"/>
            <w:sz w:val="22"/>
            <w:szCs w:val="22"/>
          </w:rPr>
          <w:t>The behavioral effects of auditory adaptation likely extend to more complex forms of statistical regularities, and likely underlies many behavioral effects measured in humans.</w:t>
        </w:r>
      </w:ins>
      <w:commentRangeEnd w:id="552"/>
      <w:r w:rsidR="000B343A">
        <w:rPr>
          <w:rStyle w:val="CommentReference"/>
        </w:rPr>
        <w:commentReference w:id="552"/>
      </w:r>
    </w:p>
    <w:p w14:paraId="314DE0F8" w14:textId="77777777" w:rsidR="005B538C" w:rsidRPr="005B538C" w:rsidRDefault="005B538C" w:rsidP="005B538C">
      <w:pPr>
        <w:jc w:val="both"/>
        <w:rPr>
          <w:ins w:id="553" w:author="Maria Neimark Geffen" w:date="2021-04-27T13:41:00Z"/>
          <w:rFonts w:ascii="Arial" w:eastAsia="Times New Roman" w:hAnsi="Arial" w:cs="Arial"/>
          <w:sz w:val="22"/>
          <w:szCs w:val="22"/>
        </w:rPr>
      </w:pPr>
    </w:p>
    <w:p w14:paraId="13BC691B" w14:textId="671F2DF6" w:rsidR="005B538C" w:rsidRPr="005B538C" w:rsidRDefault="005B538C">
      <w:pPr>
        <w:ind w:firstLine="720"/>
        <w:jc w:val="both"/>
        <w:rPr>
          <w:ins w:id="554" w:author="Maria Neimark Geffen" w:date="2021-04-27T13:41:00Z"/>
          <w:rFonts w:ascii="Arial" w:eastAsia="Times New Roman" w:hAnsi="Arial" w:cs="Arial"/>
          <w:sz w:val="22"/>
          <w:szCs w:val="22"/>
        </w:rPr>
        <w:pPrChange w:id="555" w:author="Maria Neimark Geffen" w:date="2021-04-27T13:41:00Z">
          <w:pPr>
            <w:jc w:val="both"/>
          </w:pPr>
        </w:pPrChange>
      </w:pPr>
      <w:commentRangeStart w:id="556"/>
      <w:ins w:id="557" w:author="Maria Neimark Geffen" w:date="2021-04-27T13:41:00Z">
        <w:r w:rsidRPr="005B538C">
          <w:rPr>
            <w:rFonts w:ascii="Arial" w:eastAsia="Times New Roman" w:hAnsi="Arial" w:cs="Arial"/>
            <w:sz w:val="22"/>
            <w:szCs w:val="22"/>
          </w:rPr>
          <w:t xml:space="preserve">Contrast adaptation </w:t>
        </w:r>
        <w:commentRangeEnd w:id="556"/>
        <w:r w:rsidRPr="005B538C">
          <w:rPr>
            <w:rFonts w:ascii="Arial" w:eastAsia="Times New Roman" w:hAnsi="Arial" w:cs="Arial"/>
            <w:sz w:val="22"/>
            <w:szCs w:val="22"/>
          </w:rPr>
          <w:commentReference w:id="556"/>
        </w:r>
        <w:r w:rsidRPr="005B538C">
          <w:rPr>
            <w:rFonts w:ascii="Arial" w:eastAsia="Times New Roman" w:hAnsi="Arial" w:cs="Arial"/>
            <w:sz w:val="22"/>
            <w:szCs w:val="22"/>
          </w:rPr>
          <w:t xml:space="preserve">has been found at multiple stages in the auditory system, including the inferior colliculus, the medial geniculate nucleus and the auditory cortex. We focused on the auditory cortex, as we found that its inactivation selectively impaired the detection of target in noise background. Importantly, cortical inactivation did not impair performance in detection of target without background (Figure </w:t>
        </w:r>
        <w:del w:id="558" w:author="Microsoft Office User" w:date="2021-04-28T12:15:00Z">
          <w:r w:rsidRPr="005B538C" w:rsidDel="000B343A">
            <w:rPr>
              <w:rFonts w:ascii="Arial" w:eastAsia="Times New Roman" w:hAnsi="Arial" w:cs="Arial"/>
              <w:sz w:val="22"/>
              <w:szCs w:val="22"/>
            </w:rPr>
            <w:delText>XX</w:delText>
          </w:r>
        </w:del>
      </w:ins>
      <w:ins w:id="559" w:author="Microsoft Office User" w:date="2021-04-28T12:15:00Z">
        <w:r w:rsidR="000B343A">
          <w:rPr>
            <w:rFonts w:ascii="Arial" w:eastAsia="Times New Roman" w:hAnsi="Arial" w:cs="Arial"/>
            <w:sz w:val="22"/>
            <w:szCs w:val="22"/>
          </w:rPr>
          <w:t>3</w:t>
        </w:r>
      </w:ins>
      <w:ins w:id="560" w:author="Maria Neimark Geffen" w:date="2021-04-27T13:41:00Z">
        <w:r w:rsidRPr="005B538C">
          <w:rPr>
            <w:rFonts w:ascii="Arial" w:eastAsia="Times New Roman" w:hAnsi="Arial" w:cs="Arial"/>
            <w:sz w:val="22"/>
            <w:szCs w:val="22"/>
          </w:rPr>
          <w:t>), therefore confirming that cortical inactivation is not generally required for detection behavior. Our findings are consistent with multiple previous studies, which found that the auditory cortex is not require</w:t>
        </w:r>
        <w:del w:id="561" w:author="Microsoft Office User" w:date="2021-04-28T12:16:00Z">
          <w:r w:rsidRPr="005B538C" w:rsidDel="000B343A">
            <w:rPr>
              <w:rFonts w:ascii="Arial" w:eastAsia="Times New Roman" w:hAnsi="Arial" w:cs="Arial"/>
              <w:sz w:val="22"/>
              <w:szCs w:val="22"/>
            </w:rPr>
            <w:delText>s</w:delText>
          </w:r>
        </w:del>
      </w:ins>
      <w:ins w:id="562" w:author="Microsoft Office User" w:date="2021-04-28T12:16:00Z">
        <w:r w:rsidR="000B343A">
          <w:rPr>
            <w:rFonts w:ascii="Arial" w:eastAsia="Times New Roman" w:hAnsi="Arial" w:cs="Arial"/>
            <w:sz w:val="22"/>
            <w:szCs w:val="22"/>
          </w:rPr>
          <w:t>d</w:t>
        </w:r>
      </w:ins>
      <w:ins w:id="563" w:author="Maria Neimark Geffen" w:date="2021-04-27T13:41:00Z">
        <w:r w:rsidRPr="005B538C">
          <w:rPr>
            <w:rFonts w:ascii="Arial" w:eastAsia="Times New Roman" w:hAnsi="Arial" w:cs="Arial"/>
            <w:sz w:val="22"/>
            <w:szCs w:val="22"/>
          </w:rPr>
          <w:t xml:space="preserve"> for performance in simple tasks but is required for more complex behavioral tasks. In fact, whether AC is required for a specific auditory behavior depends not simply on the stimulus selection, but how differentiable stimuli are from each other at the level of population cortical activity (Wood, 2021). AC neurons exhibit slower time scales of contrast adaptation than the auditory thalamus or the inferior colliculus</w:t>
        </w:r>
      </w:ins>
      <w:ins w:id="564" w:author="Microsoft Office User" w:date="2021-04-28T12:17:00Z">
        <w:r w:rsidR="000B343A">
          <w:rPr>
            <w:rFonts w:ascii="Arial" w:eastAsia="Times New Roman" w:hAnsi="Arial" w:cs="Arial"/>
            <w:sz w:val="22"/>
            <w:szCs w:val="22"/>
          </w:rPr>
          <w:t xml:space="preserve"> (Cook et al</w:t>
        </w:r>
        <w:r w:rsidR="003F675E">
          <w:rPr>
            <w:rFonts w:ascii="Arial" w:eastAsia="Times New Roman" w:hAnsi="Arial" w:cs="Arial"/>
            <w:sz w:val="22"/>
            <w:szCs w:val="22"/>
          </w:rPr>
          <w:t>.</w:t>
        </w:r>
        <w:r w:rsidR="000B343A">
          <w:rPr>
            <w:rFonts w:ascii="Arial" w:eastAsia="Times New Roman" w:hAnsi="Arial" w:cs="Arial"/>
            <w:sz w:val="22"/>
            <w:szCs w:val="22"/>
          </w:rPr>
          <w:t xml:space="preserve">), and </w:t>
        </w:r>
      </w:ins>
      <w:ins w:id="565" w:author="Microsoft Office User" w:date="2021-04-28T13:08:00Z">
        <w:r w:rsidR="00B02D47">
          <w:rPr>
            <w:rFonts w:ascii="Arial" w:eastAsia="Times New Roman" w:hAnsi="Arial" w:cs="Arial"/>
            <w:sz w:val="22"/>
            <w:szCs w:val="22"/>
          </w:rPr>
          <w:t>have</w:t>
        </w:r>
      </w:ins>
      <w:ins w:id="566" w:author="Microsoft Office User" w:date="2021-04-28T12:17:00Z">
        <w:r w:rsidR="000B343A">
          <w:rPr>
            <w:rFonts w:ascii="Arial" w:eastAsia="Times New Roman" w:hAnsi="Arial" w:cs="Arial"/>
            <w:sz w:val="22"/>
            <w:szCs w:val="22"/>
          </w:rPr>
          <w:t xml:space="preserve"> a greater degree of gain control relative to early auditory centers (</w:t>
        </w:r>
        <w:r w:rsidR="003F675E">
          <w:rPr>
            <w:rFonts w:ascii="Arial" w:eastAsia="Times New Roman" w:hAnsi="Arial" w:cs="Arial"/>
            <w:sz w:val="22"/>
            <w:szCs w:val="22"/>
          </w:rPr>
          <w:t>Rabinowitz et al.)</w:t>
        </w:r>
      </w:ins>
      <w:ins w:id="567" w:author="Maria Neimark Geffen" w:date="2021-04-27T13:41:00Z">
        <w:r w:rsidRPr="005B538C">
          <w:rPr>
            <w:rFonts w:ascii="Arial" w:eastAsia="Times New Roman" w:hAnsi="Arial" w:cs="Arial"/>
            <w:sz w:val="22"/>
            <w:szCs w:val="22"/>
          </w:rPr>
          <w:t xml:space="preserve">. </w:t>
        </w:r>
        <w:commentRangeStart w:id="568"/>
        <w:r w:rsidRPr="005B538C">
          <w:rPr>
            <w:rFonts w:ascii="Arial" w:eastAsia="Times New Roman" w:hAnsi="Arial" w:cs="Arial"/>
            <w:sz w:val="22"/>
            <w:szCs w:val="22"/>
          </w:rPr>
          <w:t xml:space="preserve">For behaviors that use more simple tasks or stimuli, we therefore expect the relevant time scales for those effects to be more consistent with the faster adaptation at earlier stages of the auditory system. </w:t>
        </w:r>
      </w:ins>
      <w:commentRangeEnd w:id="568"/>
      <w:r w:rsidR="003F675E">
        <w:rPr>
          <w:rStyle w:val="CommentReference"/>
        </w:rPr>
        <w:commentReference w:id="568"/>
      </w:r>
    </w:p>
    <w:p w14:paraId="3E18F093" w14:textId="77777777" w:rsidR="005B538C" w:rsidRPr="005B538C" w:rsidRDefault="005B538C" w:rsidP="005B538C">
      <w:pPr>
        <w:jc w:val="both"/>
        <w:rPr>
          <w:ins w:id="569" w:author="Maria Neimark Geffen" w:date="2021-04-27T13:41:00Z"/>
          <w:rFonts w:ascii="Arial" w:eastAsia="Times New Roman" w:hAnsi="Arial" w:cs="Arial"/>
          <w:sz w:val="22"/>
          <w:szCs w:val="22"/>
        </w:rPr>
      </w:pPr>
    </w:p>
    <w:p w14:paraId="5DD200FB" w14:textId="5C50D941" w:rsidR="005B538C" w:rsidRPr="005B538C" w:rsidRDefault="005B538C">
      <w:pPr>
        <w:ind w:firstLine="720"/>
        <w:jc w:val="both"/>
        <w:rPr>
          <w:ins w:id="570" w:author="Maria Neimark Geffen" w:date="2021-04-27T13:41:00Z"/>
          <w:rFonts w:ascii="Arial" w:eastAsia="Times New Roman" w:hAnsi="Arial" w:cs="Arial"/>
          <w:sz w:val="22"/>
          <w:szCs w:val="22"/>
        </w:rPr>
        <w:pPrChange w:id="571" w:author="Maria Neimark Geffen" w:date="2021-04-27T13:41:00Z">
          <w:pPr>
            <w:jc w:val="both"/>
          </w:pPr>
        </w:pPrChange>
      </w:pPr>
      <w:ins w:id="572" w:author="Maria Neimark Geffen" w:date="2021-04-27T13:41:00Z">
        <w:r w:rsidRPr="005B538C">
          <w:rPr>
            <w:rFonts w:ascii="Arial" w:eastAsia="Times New Roman" w:hAnsi="Arial" w:cs="Arial"/>
            <w:sz w:val="22"/>
            <w:szCs w:val="22"/>
          </w:rPr>
          <w:t xml:space="preserve">Whereas previous </w:t>
        </w:r>
        <w:del w:id="573" w:author="Microsoft Office User" w:date="2021-04-28T13:09:00Z">
          <w:r w:rsidRPr="005B538C" w:rsidDel="00746465">
            <w:rPr>
              <w:rFonts w:ascii="Arial" w:eastAsia="Times New Roman" w:hAnsi="Arial" w:cs="Arial"/>
              <w:sz w:val="22"/>
              <w:szCs w:val="22"/>
            </w:rPr>
            <w:delText>studies</w:delText>
          </w:r>
        </w:del>
      </w:ins>
      <w:ins w:id="574" w:author="Microsoft Office User" w:date="2021-04-28T13:09:00Z">
        <w:r w:rsidR="00746465">
          <w:rPr>
            <w:rFonts w:ascii="Arial" w:eastAsia="Times New Roman" w:hAnsi="Arial" w:cs="Arial"/>
            <w:sz w:val="22"/>
            <w:szCs w:val="22"/>
          </w:rPr>
          <w:t>work</w:t>
        </w:r>
      </w:ins>
      <w:ins w:id="575" w:author="Maria Neimark Geffen" w:date="2021-04-27T13:41:00Z">
        <w:r w:rsidRPr="005B538C">
          <w:rPr>
            <w:rFonts w:ascii="Arial" w:eastAsia="Times New Roman" w:hAnsi="Arial" w:cs="Arial"/>
            <w:sz w:val="22"/>
            <w:szCs w:val="22"/>
          </w:rPr>
          <w:t xml:space="preserve"> largely studied the behavioral or psychophysical performance separately from the neuronal activity, which was recorded in anesthetized or passive subjects, we were able to record neuronal </w:t>
        </w:r>
        <w:r w:rsidRPr="005B538C">
          <w:rPr>
            <w:rFonts w:ascii="Arial" w:eastAsia="Times New Roman" w:hAnsi="Arial" w:cs="Arial"/>
            <w:sz w:val="22"/>
            <w:szCs w:val="22"/>
          </w:rPr>
          <w:lastRenderedPageBreak/>
          <w:t xml:space="preserve">responses during the behavioral task. Not only is this important to control for the level of arousal and attention, that can dramatically alter responses in AC (REF), but also we were able to test for a statistical relationship between the effects of contrast on neuronal encoding and behavioral performance within subjects and within sessions. As the behavioral performance differed across subjects and sessions, we were able to identify a correlation between the gain control at the neuronal and at behavioral level (Figure XX). The high variability in performance between subjects can be used to disentangle the role of neuronal activity in a task (Aizenberg, 2013, Wood, 2015). We therefore consider within subject tests to be critical to linking neuronal circuits to behavior. </w:t>
        </w:r>
      </w:ins>
    </w:p>
    <w:p w14:paraId="5C7C8542" w14:textId="77777777" w:rsidR="005B538C" w:rsidRPr="005B538C" w:rsidRDefault="005B538C" w:rsidP="005B538C">
      <w:pPr>
        <w:jc w:val="both"/>
        <w:rPr>
          <w:ins w:id="576" w:author="Maria Neimark Geffen" w:date="2021-04-27T13:41:00Z"/>
          <w:rFonts w:ascii="Arial" w:eastAsia="Times New Roman" w:hAnsi="Arial" w:cs="Arial"/>
          <w:sz w:val="22"/>
          <w:szCs w:val="22"/>
        </w:rPr>
      </w:pPr>
    </w:p>
    <w:p w14:paraId="30111A48" w14:textId="0956F281" w:rsidR="005B538C" w:rsidRPr="005B538C" w:rsidRDefault="005B538C">
      <w:pPr>
        <w:ind w:firstLine="720"/>
        <w:jc w:val="both"/>
        <w:rPr>
          <w:ins w:id="577" w:author="Maria Neimark Geffen" w:date="2021-04-27T13:41:00Z"/>
          <w:rFonts w:ascii="Arial" w:eastAsia="Times New Roman" w:hAnsi="Arial" w:cs="Arial"/>
          <w:sz w:val="22"/>
          <w:szCs w:val="22"/>
        </w:rPr>
        <w:pPrChange w:id="578" w:author="Maria Neimark Geffen" w:date="2021-04-27T13:41:00Z">
          <w:pPr>
            <w:jc w:val="both"/>
          </w:pPr>
        </w:pPrChange>
      </w:pPr>
      <w:ins w:id="579" w:author="Maria Neimark Geffen" w:date="2021-04-27T13:41:00Z">
        <w:r w:rsidRPr="005B538C">
          <w:rPr>
            <w:rFonts w:ascii="Arial" w:eastAsia="Times New Roman" w:hAnsi="Arial" w:cs="Arial"/>
            <w:sz w:val="22"/>
            <w:szCs w:val="22"/>
          </w:rPr>
          <w:t xml:space="preserve">Methodologically, another important decision in task design was the selection of background sounds to be dynamic random chords – a stimulus that has traditionally been used to map the complex </w:t>
        </w:r>
        <w:proofErr w:type="spellStart"/>
        <w:r w:rsidRPr="005B538C">
          <w:rPr>
            <w:rFonts w:ascii="Arial" w:eastAsia="Times New Roman" w:hAnsi="Arial" w:cs="Arial"/>
            <w:sz w:val="22"/>
            <w:szCs w:val="22"/>
          </w:rPr>
          <w:t>spectro</w:t>
        </w:r>
        <w:proofErr w:type="spellEnd"/>
        <w:r w:rsidRPr="005B538C">
          <w:rPr>
            <w:rFonts w:ascii="Arial" w:eastAsia="Times New Roman" w:hAnsi="Arial" w:cs="Arial"/>
            <w:sz w:val="22"/>
            <w:szCs w:val="22"/>
          </w:rPr>
          <w:t xml:space="preserve">-temporal receptive fields of neurons. These stimuli have the advantage of presenting a distribution of intensity values drawn from a </w:t>
        </w:r>
        <w:del w:id="580" w:author="Microsoft Office User" w:date="2021-04-28T13:10:00Z">
          <w:r w:rsidRPr="005B538C" w:rsidDel="00746465">
            <w:rPr>
              <w:rFonts w:ascii="Arial" w:eastAsia="Times New Roman" w:hAnsi="Arial" w:cs="Arial"/>
              <w:sz w:val="22"/>
              <w:szCs w:val="22"/>
            </w:rPr>
            <w:delText>Gaussian</w:delText>
          </w:r>
        </w:del>
      </w:ins>
      <w:ins w:id="581" w:author="Microsoft Office User" w:date="2021-04-28T13:10:00Z">
        <w:r w:rsidR="00746465">
          <w:rPr>
            <w:rFonts w:ascii="Arial" w:eastAsia="Times New Roman" w:hAnsi="Arial" w:cs="Arial"/>
            <w:sz w:val="22"/>
            <w:szCs w:val="22"/>
          </w:rPr>
          <w:t>uniform</w:t>
        </w:r>
      </w:ins>
      <w:ins w:id="582" w:author="Maria Neimark Geffen" w:date="2021-04-27T13:41:00Z">
        <w:r w:rsidRPr="005B538C">
          <w:rPr>
            <w:rFonts w:ascii="Arial" w:eastAsia="Times New Roman" w:hAnsi="Arial" w:cs="Arial"/>
            <w:sz w:val="22"/>
            <w:szCs w:val="22"/>
          </w:rPr>
          <w:t xml:space="preserve"> distribution within each of the frequency bands. As such, it is possible to reconstruct the </w:t>
        </w:r>
        <w:del w:id="583" w:author="Microsoft Office User" w:date="2021-04-28T13:11:00Z">
          <w:r w:rsidRPr="005B538C" w:rsidDel="00746465">
            <w:rPr>
              <w:rFonts w:ascii="Arial" w:eastAsia="Times New Roman" w:hAnsi="Arial" w:cs="Arial"/>
              <w:sz w:val="22"/>
              <w:szCs w:val="22"/>
            </w:rPr>
            <w:delText>modulation</w:delText>
          </w:r>
        </w:del>
      </w:ins>
      <w:ins w:id="584" w:author="Microsoft Office User" w:date="2021-04-28T13:11:00Z">
        <w:r w:rsidR="00746465">
          <w:rPr>
            <w:rFonts w:ascii="Arial" w:eastAsia="Times New Roman" w:hAnsi="Arial" w:cs="Arial"/>
            <w:sz w:val="22"/>
            <w:szCs w:val="22"/>
          </w:rPr>
          <w:t>stimulus</w:t>
        </w:r>
      </w:ins>
      <w:ins w:id="585" w:author="Maria Neimark Geffen" w:date="2021-04-27T13:41:00Z">
        <w:r w:rsidRPr="005B538C">
          <w:rPr>
            <w:rFonts w:ascii="Arial" w:eastAsia="Times New Roman" w:hAnsi="Arial" w:cs="Arial"/>
            <w:sz w:val="22"/>
            <w:szCs w:val="22"/>
          </w:rPr>
          <w:t xml:space="preserve"> filter that predicts the neuronal responses. We used this stimulus to fit a </w:t>
        </w:r>
        <w:del w:id="586" w:author="Microsoft Office User" w:date="2021-04-28T13:11:00Z">
          <w:r w:rsidRPr="005B538C" w:rsidDel="00746465">
            <w:rPr>
              <w:rFonts w:ascii="Arial" w:eastAsia="Times New Roman" w:hAnsi="Arial" w:cs="Arial"/>
              <w:sz w:val="22"/>
              <w:szCs w:val="22"/>
            </w:rPr>
            <w:delText>full</w:delText>
          </w:r>
        </w:del>
      </w:ins>
      <w:ins w:id="587" w:author="Microsoft Office User" w:date="2021-04-28T13:11:00Z">
        <w:r w:rsidR="00746465">
          <w:rPr>
            <w:rFonts w:ascii="Arial" w:eastAsia="Times New Roman" w:hAnsi="Arial" w:cs="Arial"/>
            <w:sz w:val="22"/>
            <w:szCs w:val="22"/>
          </w:rPr>
          <w:t>linear-nonlinear</w:t>
        </w:r>
      </w:ins>
      <w:ins w:id="588" w:author="Maria Neimark Geffen" w:date="2021-04-27T13:41:00Z">
        <w:r w:rsidRPr="005B538C">
          <w:rPr>
            <w:rFonts w:ascii="Arial" w:eastAsia="Times New Roman" w:hAnsi="Arial" w:cs="Arial"/>
            <w:sz w:val="22"/>
            <w:szCs w:val="22"/>
          </w:rPr>
          <w:t xml:space="preserve"> model of neuronal responses</w:t>
        </w:r>
      </w:ins>
      <w:ins w:id="589" w:author="Microsoft Office User" w:date="2021-04-28T13:11:00Z">
        <w:r w:rsidR="00746465">
          <w:rPr>
            <w:rFonts w:ascii="Arial" w:eastAsia="Times New Roman" w:hAnsi="Arial" w:cs="Arial"/>
            <w:sz w:val="22"/>
            <w:szCs w:val="22"/>
          </w:rPr>
          <w:t xml:space="preserve">, which allowed us to </w:t>
        </w:r>
      </w:ins>
      <w:ins w:id="590" w:author="Microsoft Office User" w:date="2021-04-28T13:12:00Z">
        <w:r w:rsidR="00746465">
          <w:rPr>
            <w:rFonts w:ascii="Arial" w:eastAsia="Times New Roman" w:hAnsi="Arial" w:cs="Arial"/>
            <w:sz w:val="22"/>
            <w:szCs w:val="22"/>
          </w:rPr>
          <w:t>estimate neuronal gain during the task</w:t>
        </w:r>
      </w:ins>
      <w:ins w:id="591" w:author="Maria Neimark Geffen" w:date="2021-04-27T13:41:00Z">
        <w:r w:rsidRPr="005B538C">
          <w:rPr>
            <w:rFonts w:ascii="Arial" w:eastAsia="Times New Roman" w:hAnsi="Arial" w:cs="Arial"/>
            <w:sz w:val="22"/>
            <w:szCs w:val="22"/>
          </w:rPr>
          <w:t xml:space="preserve">. </w:t>
        </w:r>
        <w:commentRangeStart w:id="592"/>
        <w:r w:rsidRPr="005B538C">
          <w:rPr>
            <w:rFonts w:ascii="Arial" w:eastAsia="Times New Roman" w:hAnsi="Arial" w:cs="Arial"/>
            <w:sz w:val="22"/>
            <w:szCs w:val="22"/>
          </w:rPr>
          <w:t>To incorporate the contrast change to the model of neuronal activity, we included a set of predictors for temporally delayed contrast changes (REF), similar to previous work (David, 2018).</w:t>
        </w:r>
      </w:ins>
      <w:commentRangeEnd w:id="592"/>
      <w:r w:rsidR="00746465">
        <w:rPr>
          <w:rStyle w:val="CommentReference"/>
        </w:rPr>
        <w:commentReference w:id="592"/>
      </w:r>
      <w:ins w:id="593" w:author="Maria Neimark Geffen" w:date="2021-04-27T13:41:00Z">
        <w:r w:rsidRPr="005B538C">
          <w:rPr>
            <w:rFonts w:ascii="Arial" w:eastAsia="Times New Roman" w:hAnsi="Arial" w:cs="Arial"/>
            <w:sz w:val="22"/>
            <w:szCs w:val="22"/>
          </w:rPr>
          <w:t xml:space="preserve"> </w:t>
        </w:r>
        <w:commentRangeStart w:id="594"/>
        <w:r w:rsidRPr="005B538C">
          <w:rPr>
            <w:rFonts w:ascii="Arial" w:eastAsia="Times New Roman" w:hAnsi="Arial" w:cs="Arial"/>
            <w:sz w:val="22"/>
            <w:szCs w:val="22"/>
          </w:rPr>
          <w:t xml:space="preserve">Particularly attention was paid to build a non-linearity over the potentially asymmetric effects of shifts to low or to high contrast (Figure XX). </w:t>
        </w:r>
      </w:ins>
      <w:commentRangeEnd w:id="594"/>
      <w:r w:rsidR="00746465">
        <w:rPr>
          <w:rStyle w:val="CommentReference"/>
        </w:rPr>
        <w:commentReference w:id="594"/>
      </w:r>
      <w:ins w:id="595" w:author="Maria Neimark Geffen" w:date="2021-04-27T13:41:00Z">
        <w:r w:rsidRPr="005B538C">
          <w:rPr>
            <w:rFonts w:ascii="Arial" w:eastAsia="Times New Roman" w:hAnsi="Arial" w:cs="Arial"/>
            <w:sz w:val="22"/>
            <w:szCs w:val="22"/>
          </w:rPr>
          <w:t>The selection of background sound should therefore be carefully considered in experimental design</w:t>
        </w:r>
      </w:ins>
      <w:ins w:id="596" w:author="Microsoft Office User" w:date="2021-04-28T13:13:00Z">
        <w:r w:rsidR="00746465">
          <w:rPr>
            <w:rFonts w:ascii="Arial" w:eastAsia="Times New Roman" w:hAnsi="Arial" w:cs="Arial"/>
            <w:sz w:val="22"/>
            <w:szCs w:val="22"/>
          </w:rPr>
          <w:t>s</w:t>
        </w:r>
      </w:ins>
      <w:ins w:id="597" w:author="Maria Neimark Geffen" w:date="2021-04-27T13:41:00Z">
        <w:r w:rsidRPr="005B538C">
          <w:rPr>
            <w:rFonts w:ascii="Arial" w:eastAsia="Times New Roman" w:hAnsi="Arial" w:cs="Arial"/>
            <w:sz w:val="22"/>
            <w:szCs w:val="22"/>
          </w:rPr>
          <w:t xml:space="preserve"> in order to build predictive models of neuronal responses.</w:t>
        </w:r>
      </w:ins>
    </w:p>
    <w:p w14:paraId="1B2A05D0" w14:textId="77777777" w:rsidR="005B538C" w:rsidRPr="005B538C" w:rsidRDefault="005B538C" w:rsidP="005B538C">
      <w:pPr>
        <w:jc w:val="both"/>
        <w:rPr>
          <w:ins w:id="598" w:author="Maria Neimark Geffen" w:date="2021-04-27T13:41:00Z"/>
          <w:rFonts w:ascii="Arial" w:eastAsia="Times New Roman" w:hAnsi="Arial" w:cs="Arial"/>
          <w:sz w:val="22"/>
          <w:szCs w:val="22"/>
        </w:rPr>
      </w:pPr>
    </w:p>
    <w:p w14:paraId="362DC53E" w14:textId="77777777" w:rsidR="005B538C" w:rsidRPr="005B538C" w:rsidRDefault="005B538C">
      <w:pPr>
        <w:ind w:firstLine="720"/>
        <w:jc w:val="both"/>
        <w:rPr>
          <w:ins w:id="599" w:author="Maria Neimark Geffen" w:date="2021-04-27T13:41:00Z"/>
          <w:rFonts w:ascii="Arial" w:eastAsia="Times New Roman" w:hAnsi="Arial" w:cs="Arial"/>
          <w:sz w:val="22"/>
          <w:szCs w:val="22"/>
        </w:rPr>
        <w:pPrChange w:id="600" w:author="Maria Neimark Geffen" w:date="2021-04-27T13:41:00Z">
          <w:pPr>
            <w:jc w:val="both"/>
          </w:pPr>
        </w:pPrChange>
      </w:pPr>
      <w:ins w:id="601" w:author="Maria Neimark Geffen" w:date="2021-04-27T13:41:00Z">
        <w:r w:rsidRPr="005B538C">
          <w:rPr>
            <w:rFonts w:ascii="Arial" w:eastAsia="Times New Roman" w:hAnsi="Arial" w:cs="Arial"/>
            <w:sz w:val="22"/>
            <w:szCs w:val="22"/>
          </w:rPr>
          <w:t xml:space="preserve">One limitation of the present study is the limited number of neurons that were recorded simultaneously. We used chronically implanted custom-built </w:t>
        </w:r>
        <w:proofErr w:type="spellStart"/>
        <w:r w:rsidRPr="005B538C">
          <w:rPr>
            <w:rFonts w:ascii="Arial" w:eastAsia="Times New Roman" w:hAnsi="Arial" w:cs="Arial"/>
            <w:sz w:val="22"/>
            <w:szCs w:val="22"/>
          </w:rPr>
          <w:t>microdrives</w:t>
        </w:r>
        <w:proofErr w:type="spellEnd"/>
        <w:r w:rsidRPr="005B538C">
          <w:rPr>
            <w:rFonts w:ascii="Arial" w:eastAsia="Times New Roman" w:hAnsi="Arial" w:cs="Arial"/>
            <w:sz w:val="22"/>
            <w:szCs w:val="22"/>
          </w:rPr>
          <w:t xml:space="preserve"> along with the </w:t>
        </w:r>
        <w:proofErr w:type="spellStart"/>
        <w:r w:rsidRPr="005B538C">
          <w:rPr>
            <w:rFonts w:ascii="Arial" w:eastAsia="Times New Roman" w:hAnsi="Arial" w:cs="Arial"/>
            <w:sz w:val="22"/>
            <w:szCs w:val="22"/>
          </w:rPr>
          <w:t>Openephys</w:t>
        </w:r>
        <w:proofErr w:type="spellEnd"/>
        <w:r w:rsidRPr="005B538C">
          <w:rPr>
            <w:rFonts w:ascii="Arial" w:eastAsia="Times New Roman" w:hAnsi="Arial" w:cs="Arial"/>
            <w:sz w:val="22"/>
            <w:szCs w:val="22"/>
          </w:rPr>
          <w:t xml:space="preserve"> system, which allowed us to record from up to XX neurons for over XX sessions/days. The primary auditory cortex in the mouse comprises several hundreds of thousands of neurons. </w:t>
        </w:r>
        <w:commentRangeStart w:id="602"/>
        <w:r w:rsidRPr="005B538C">
          <w:rPr>
            <w:rFonts w:ascii="Arial" w:eastAsia="Times New Roman" w:hAnsi="Arial" w:cs="Arial"/>
            <w:sz w:val="22"/>
            <w:szCs w:val="22"/>
          </w:rPr>
          <w:t xml:space="preserve">Therefore, whereas our results exhibit strong correlation at a small population level, recordings with recently developed probes such as </w:t>
        </w:r>
        <w:proofErr w:type="spellStart"/>
        <w:r w:rsidRPr="005B538C">
          <w:rPr>
            <w:rFonts w:ascii="Arial" w:eastAsia="Times New Roman" w:hAnsi="Arial" w:cs="Arial"/>
            <w:sz w:val="22"/>
            <w:szCs w:val="22"/>
          </w:rPr>
          <w:t>Neuropixels</w:t>
        </w:r>
        <w:proofErr w:type="spellEnd"/>
        <w:r w:rsidRPr="005B538C">
          <w:rPr>
            <w:rFonts w:ascii="Arial" w:eastAsia="Times New Roman" w:hAnsi="Arial" w:cs="Arial"/>
            <w:sz w:val="22"/>
            <w:szCs w:val="22"/>
          </w:rPr>
          <w:t xml:space="preserve"> will likely yield more comprehensive sets of data.</w:t>
        </w:r>
      </w:ins>
      <w:commentRangeEnd w:id="602"/>
      <w:r w:rsidR="00746465">
        <w:rPr>
          <w:rStyle w:val="CommentReference"/>
        </w:rPr>
        <w:commentReference w:id="602"/>
      </w:r>
    </w:p>
    <w:p w14:paraId="14F4BCB5" w14:textId="77777777" w:rsidR="005B538C" w:rsidRPr="005B538C" w:rsidRDefault="005B538C" w:rsidP="005B538C">
      <w:pPr>
        <w:jc w:val="both"/>
        <w:rPr>
          <w:ins w:id="603" w:author="Maria Neimark Geffen" w:date="2021-04-27T13:41:00Z"/>
          <w:rFonts w:ascii="Arial" w:eastAsia="Times New Roman" w:hAnsi="Arial" w:cs="Arial"/>
          <w:sz w:val="22"/>
          <w:szCs w:val="22"/>
        </w:rPr>
      </w:pPr>
    </w:p>
    <w:p w14:paraId="0BF835C9" w14:textId="40ECCC18" w:rsidR="005B538C" w:rsidRPr="005B538C" w:rsidRDefault="005B538C">
      <w:pPr>
        <w:ind w:firstLine="720"/>
        <w:jc w:val="both"/>
        <w:rPr>
          <w:ins w:id="604" w:author="Maria Neimark Geffen" w:date="2021-04-27T13:41:00Z"/>
          <w:rFonts w:ascii="Arial" w:eastAsia="Times New Roman" w:hAnsi="Arial" w:cs="Arial"/>
          <w:sz w:val="22"/>
          <w:szCs w:val="22"/>
        </w:rPr>
        <w:pPrChange w:id="605" w:author="Maria Neimark Geffen" w:date="2021-04-27T13:41:00Z">
          <w:pPr>
            <w:jc w:val="both"/>
          </w:pPr>
        </w:pPrChange>
      </w:pPr>
      <w:commentRangeStart w:id="606"/>
      <w:ins w:id="607" w:author="Maria Neimark Geffen" w:date="2021-04-27T13:41:00Z">
        <w:r w:rsidRPr="005B538C">
          <w:rPr>
            <w:rFonts w:ascii="Arial" w:eastAsia="Times New Roman" w:hAnsi="Arial" w:cs="Arial"/>
            <w:sz w:val="22"/>
            <w:szCs w:val="22"/>
          </w:rPr>
          <w:t xml:space="preserve">An important question left unanswered is the potential differences between different types of neurons in the auditory cortex. </w:t>
        </w:r>
      </w:ins>
      <w:commentRangeEnd w:id="606"/>
      <w:r w:rsidR="00746465">
        <w:rPr>
          <w:rStyle w:val="CommentReference"/>
        </w:rPr>
        <w:commentReference w:id="606"/>
      </w:r>
      <w:ins w:id="608" w:author="Maria Neimark Geffen" w:date="2021-04-27T13:41:00Z">
        <w:r w:rsidRPr="005B538C">
          <w:rPr>
            <w:rFonts w:ascii="Arial" w:eastAsia="Times New Roman" w:hAnsi="Arial" w:cs="Arial"/>
            <w:sz w:val="22"/>
            <w:szCs w:val="22"/>
          </w:rPr>
          <w:t>We have likely recorded from a population of excitatory and inhibitory neurons. Different inhibitory neuronal subtypes exhibit specific roles in adaptation. For example, somatostatin-positive inhibitory neurons have been implicated in temporal and stimulus-specific adaptation, and along with parvalbumin-positive neurons facilitate two-tone suppression. It is plausible that specific inhibitory neuronal subtypes facilitate contrast adaptation in the auditory cortex, whereas other</w:t>
        </w:r>
      </w:ins>
      <w:ins w:id="609" w:author="Microsoft Office User" w:date="2021-04-28T13:17:00Z">
        <w:r w:rsidR="00746465">
          <w:rPr>
            <w:rFonts w:ascii="Arial" w:eastAsia="Times New Roman" w:hAnsi="Arial" w:cs="Arial"/>
            <w:sz w:val="22"/>
            <w:szCs w:val="22"/>
          </w:rPr>
          <w:t>s</w:t>
        </w:r>
      </w:ins>
      <w:ins w:id="610" w:author="Maria Neimark Geffen" w:date="2021-04-27T13:41:00Z">
        <w:r w:rsidRPr="005B538C">
          <w:rPr>
            <w:rFonts w:ascii="Arial" w:eastAsia="Times New Roman" w:hAnsi="Arial" w:cs="Arial"/>
            <w:sz w:val="22"/>
            <w:szCs w:val="22"/>
          </w:rPr>
          <w:t xml:space="preserve"> contribute to target detection and behavioral choice. These questions can be explored in future studies that use optical identification</w:t>
        </w:r>
      </w:ins>
      <w:ins w:id="611" w:author="Microsoft Office User" w:date="2021-04-28T13:17:00Z">
        <w:r w:rsidR="00746465">
          <w:rPr>
            <w:rFonts w:ascii="Arial" w:eastAsia="Times New Roman" w:hAnsi="Arial" w:cs="Arial"/>
            <w:sz w:val="22"/>
            <w:szCs w:val="22"/>
          </w:rPr>
          <w:t xml:space="preserve"> and manipulation</w:t>
        </w:r>
      </w:ins>
      <w:ins w:id="612" w:author="Maria Neimark Geffen" w:date="2021-04-27T13:41:00Z">
        <w:r w:rsidRPr="005B538C">
          <w:rPr>
            <w:rFonts w:ascii="Arial" w:eastAsia="Times New Roman" w:hAnsi="Arial" w:cs="Arial"/>
            <w:sz w:val="22"/>
            <w:szCs w:val="22"/>
          </w:rPr>
          <w:t xml:space="preserve"> of specific neuronal cell types </w:t>
        </w:r>
        <w:del w:id="613" w:author="Microsoft Office User" w:date="2021-04-28T13:17:00Z">
          <w:r w:rsidRPr="005B538C" w:rsidDel="00746465">
            <w:rPr>
              <w:rFonts w:ascii="Arial" w:eastAsia="Times New Roman" w:hAnsi="Arial" w:cs="Arial"/>
              <w:sz w:val="22"/>
              <w:szCs w:val="22"/>
            </w:rPr>
            <w:delText>in</w:delText>
          </w:r>
        </w:del>
      </w:ins>
      <w:ins w:id="614" w:author="Microsoft Office User" w:date="2021-04-28T13:17:00Z">
        <w:r w:rsidR="00746465">
          <w:rPr>
            <w:rFonts w:ascii="Arial" w:eastAsia="Times New Roman" w:hAnsi="Arial" w:cs="Arial"/>
            <w:sz w:val="22"/>
            <w:szCs w:val="22"/>
          </w:rPr>
          <w:t>during</w:t>
        </w:r>
      </w:ins>
      <w:ins w:id="615" w:author="Maria Neimark Geffen" w:date="2021-04-27T13:41:00Z">
        <w:r w:rsidRPr="005B538C">
          <w:rPr>
            <w:rFonts w:ascii="Arial" w:eastAsia="Times New Roman" w:hAnsi="Arial" w:cs="Arial"/>
            <w:sz w:val="22"/>
            <w:szCs w:val="22"/>
          </w:rPr>
          <w:t xml:space="preserve"> similar behavior</w:t>
        </w:r>
      </w:ins>
      <w:ins w:id="616" w:author="Microsoft Office User" w:date="2021-04-28T13:17:00Z">
        <w:r w:rsidR="00746465">
          <w:rPr>
            <w:rFonts w:ascii="Arial" w:eastAsia="Times New Roman" w:hAnsi="Arial" w:cs="Arial"/>
            <w:sz w:val="22"/>
            <w:szCs w:val="22"/>
          </w:rPr>
          <w:t>s</w:t>
        </w:r>
      </w:ins>
      <w:ins w:id="617" w:author="Maria Neimark Geffen" w:date="2021-04-27T13:41:00Z">
        <w:r w:rsidRPr="005B538C">
          <w:rPr>
            <w:rFonts w:ascii="Arial" w:eastAsia="Times New Roman" w:hAnsi="Arial" w:cs="Arial"/>
            <w:sz w:val="22"/>
            <w:szCs w:val="22"/>
          </w:rPr>
          <w:t>.</w:t>
        </w:r>
      </w:ins>
    </w:p>
    <w:p w14:paraId="2CBD764D" w14:textId="1A408214" w:rsidR="00BE2DDF" w:rsidRPr="003A75F6" w:rsidDel="005B538C" w:rsidRDefault="00BE2DDF">
      <w:pPr>
        <w:jc w:val="both"/>
        <w:rPr>
          <w:ins w:id="618" w:author="Ben Geffen" w:date="2021-04-20T14:43:00Z"/>
          <w:del w:id="619" w:author="Maria Neimark Geffen" w:date="2021-04-27T13:41:00Z"/>
          <w:rFonts w:ascii="Arial" w:eastAsia="Times New Roman" w:hAnsi="Arial" w:cs="Arial"/>
          <w:sz w:val="22"/>
          <w:szCs w:val="22"/>
        </w:rPr>
        <w:pPrChange w:id="620" w:author="Ben Geffen" w:date="2021-04-20T14:43:00Z">
          <w:pPr>
            <w:ind w:firstLine="720"/>
            <w:jc w:val="both"/>
          </w:pPr>
        </w:pPrChange>
      </w:pPr>
    </w:p>
    <w:p w14:paraId="2A68A618" w14:textId="44AD40ED" w:rsidR="002C1CCB" w:rsidDel="005B538C" w:rsidRDefault="002C1CCB" w:rsidP="002C1CCB">
      <w:pPr>
        <w:ind w:firstLine="720"/>
        <w:jc w:val="both"/>
        <w:rPr>
          <w:ins w:id="621" w:author="Ben Geffen" w:date="2021-04-20T14:43:00Z"/>
          <w:del w:id="622" w:author="Maria Neimark Geffen" w:date="2021-04-27T13:41:00Z"/>
          <w:rFonts w:ascii="Arial" w:eastAsia="Times New Roman" w:hAnsi="Arial" w:cs="Arial"/>
          <w:color w:val="000000"/>
          <w:sz w:val="22"/>
          <w:szCs w:val="22"/>
        </w:rPr>
      </w:pPr>
      <w:ins w:id="623" w:author="Ben Geffen" w:date="2021-04-20T14:43:00Z">
        <w:del w:id="624" w:author="Maria Neimark Geffen" w:date="2021-04-27T13:41:00Z">
          <w:r w:rsidRPr="003A75F6" w:rsidDel="005B538C">
            <w:rPr>
              <w:rFonts w:ascii="Arial" w:eastAsia="Times New Roman" w:hAnsi="Arial" w:cs="Arial"/>
              <w:color w:val="000000"/>
              <w:sz w:val="22"/>
              <w:szCs w:val="22"/>
            </w:rPr>
            <w:delText xml:space="preserve">Every sensory system demonstrates adaptation to first-order stimulus features, such as the mean level of stimulation [cite visual, auditory, somatosensory, olfactory] and the variability around the mean, which we will refer to as stimulus contrast [cite visual, auditory, olfactory, spatial]. Adaptation to contrast is </w:delText>
          </w:r>
          <w:r w:rsidDel="005B538C">
            <w:rPr>
              <w:rFonts w:ascii="Arial" w:eastAsia="Times New Roman" w:hAnsi="Arial" w:cs="Arial"/>
              <w:color w:val="000000"/>
              <w:sz w:val="22"/>
              <w:szCs w:val="22"/>
            </w:rPr>
            <w:delText>expressed as a</w:delText>
          </w:r>
          <w:r w:rsidRPr="003A75F6" w:rsidDel="005B538C">
            <w:rPr>
              <w:rFonts w:ascii="Arial" w:eastAsia="Times New Roman" w:hAnsi="Arial" w:cs="Arial"/>
              <w:color w:val="000000"/>
              <w:sz w:val="22"/>
              <w:szCs w:val="22"/>
            </w:rPr>
            <w:delText xml:space="preserve"> changes in </w:delText>
          </w:r>
          <w:r w:rsidDel="005B538C">
            <w:rPr>
              <w:rFonts w:ascii="Arial" w:eastAsia="Times New Roman" w:hAnsi="Arial" w:cs="Arial"/>
              <w:color w:val="000000"/>
              <w:sz w:val="22"/>
              <w:szCs w:val="22"/>
            </w:rPr>
            <w:delText>response sensitivity</w:delText>
          </w:r>
          <w:r w:rsidRPr="003A75F6" w:rsidDel="005B538C">
            <w:rPr>
              <w:rFonts w:ascii="Arial" w:eastAsia="Times New Roman" w:hAnsi="Arial" w:cs="Arial"/>
              <w:color w:val="000000"/>
              <w:sz w:val="22"/>
              <w:szCs w:val="22"/>
            </w:rPr>
            <w:delText xml:space="preserve">, </w:delText>
          </w:r>
          <w:r w:rsidDel="005B538C">
            <w:rPr>
              <w:rFonts w:ascii="Arial" w:eastAsia="Times New Roman" w:hAnsi="Arial" w:cs="Arial"/>
              <w:color w:val="000000"/>
              <w:sz w:val="22"/>
              <w:szCs w:val="22"/>
            </w:rPr>
            <w:delText>such that</w:delText>
          </w:r>
          <w:r w:rsidRPr="003A75F6" w:rsidDel="005B538C">
            <w:rPr>
              <w:rFonts w:ascii="Arial" w:eastAsia="Times New Roman" w:hAnsi="Arial" w:cs="Arial"/>
              <w:color w:val="000000"/>
              <w:sz w:val="22"/>
              <w:szCs w:val="22"/>
            </w:rPr>
            <w:delText xml:space="preserve"> neurons adjust the slope of their input-output function to better match their dynamic range to that of the stimulus. This phenomenon is called contrast gain control. Contrast gain control results in robust and wide-spread changes in neural sensitivity, yet little is known about how it impacts cortical responses to behaviorally relevant stimuli, and what impact this adaptation has on perception.</w:delText>
          </w:r>
        </w:del>
      </w:ins>
    </w:p>
    <w:p w14:paraId="0BB8BFAA" w14:textId="179C24DB" w:rsidR="002C1CCB" w:rsidDel="005B538C" w:rsidRDefault="002C1CCB" w:rsidP="002C1CCB">
      <w:pPr>
        <w:ind w:firstLine="720"/>
        <w:jc w:val="both"/>
        <w:rPr>
          <w:ins w:id="625" w:author="Ben Geffen" w:date="2021-04-20T14:43:00Z"/>
          <w:del w:id="626" w:author="Maria Neimark Geffen" w:date="2021-04-27T13:41:00Z"/>
          <w:rFonts w:ascii="Arial" w:eastAsia="Times New Roman" w:hAnsi="Arial" w:cs="Arial"/>
          <w:color w:val="000000"/>
          <w:sz w:val="22"/>
          <w:szCs w:val="22"/>
        </w:rPr>
      </w:pPr>
      <w:ins w:id="627" w:author="Ben Geffen" w:date="2021-04-20T14:43:00Z">
        <w:del w:id="628" w:author="Maria Neimark Geffen" w:date="2021-04-27T13:41:00Z">
          <w:r w:rsidRPr="003A75F6" w:rsidDel="005B538C">
            <w:rPr>
              <w:rFonts w:ascii="Arial" w:eastAsia="Times New Roman" w:hAnsi="Arial" w:cs="Arial"/>
              <w:color w:val="000000"/>
              <w:sz w:val="22"/>
              <w:szCs w:val="22"/>
            </w:rPr>
            <w:delText xml:space="preserve">The dominant framework for understanding neural adaptation to stimulus statistics is efficient coding theory. This theory posits that under metabolic constraints, such as a limited firing rate, sensory systems adapt their responses to </w:delText>
          </w:r>
          <w:r w:rsidDel="005B538C">
            <w:rPr>
              <w:rFonts w:ascii="Arial" w:eastAsia="Times New Roman" w:hAnsi="Arial" w:cs="Arial"/>
              <w:color w:val="000000"/>
              <w:sz w:val="22"/>
              <w:szCs w:val="22"/>
            </w:rPr>
            <w:delText xml:space="preserve">optimally </w:delText>
          </w:r>
          <w:r w:rsidRPr="003A75F6" w:rsidDel="005B538C">
            <w:rPr>
              <w:rFonts w:ascii="Arial" w:eastAsia="Times New Roman" w:hAnsi="Arial" w:cs="Arial"/>
              <w:color w:val="000000"/>
              <w:sz w:val="22"/>
              <w:szCs w:val="22"/>
            </w:rPr>
            <w:delText xml:space="preserve">transmit information about the stimulus. </w:delText>
          </w:r>
          <w:r w:rsidDel="005B538C">
            <w:rPr>
              <w:rFonts w:ascii="Arial" w:eastAsia="Times New Roman" w:hAnsi="Arial" w:cs="Arial"/>
              <w:color w:val="000000"/>
              <w:sz w:val="22"/>
              <w:szCs w:val="22"/>
            </w:rPr>
            <w:delText>With contrast adaptation</w:delText>
          </w:r>
          <w:r w:rsidRPr="003A75F6" w:rsidDel="005B538C">
            <w:rPr>
              <w:rFonts w:ascii="Arial" w:eastAsia="Times New Roman" w:hAnsi="Arial" w:cs="Arial"/>
              <w:color w:val="000000"/>
              <w:sz w:val="22"/>
              <w:szCs w:val="22"/>
            </w:rPr>
            <w:delText>, modulating the slope of the neural response function allows individual neurons to match their limited firing rate to the range of the stimulus</w:delText>
          </w:r>
          <w:r w:rsidDel="005B538C">
            <w:rPr>
              <w:rFonts w:ascii="Arial" w:eastAsia="Times New Roman" w:hAnsi="Arial" w:cs="Arial"/>
              <w:color w:val="000000"/>
              <w:sz w:val="22"/>
              <w:szCs w:val="22"/>
            </w:rPr>
            <w:delText>.</w:delText>
          </w:r>
          <w:r w:rsidRPr="003A75F6" w:rsidDel="005B538C">
            <w:rPr>
              <w:rFonts w:ascii="Arial" w:eastAsia="Times New Roman" w:hAnsi="Arial" w:cs="Arial"/>
              <w:color w:val="000000"/>
              <w:sz w:val="22"/>
              <w:szCs w:val="22"/>
            </w:rPr>
            <w:delText xml:space="preserve"> </w:delText>
          </w:r>
          <w:r w:rsidDel="005B538C">
            <w:rPr>
              <w:rFonts w:ascii="Arial" w:eastAsia="Times New Roman" w:hAnsi="Arial" w:cs="Arial"/>
              <w:color w:val="000000"/>
              <w:sz w:val="22"/>
              <w:szCs w:val="22"/>
            </w:rPr>
            <w:delText>Such adaptation</w:delText>
          </w:r>
          <w:r w:rsidRPr="003A75F6" w:rsidDel="005B538C">
            <w:rPr>
              <w:rFonts w:ascii="Arial" w:eastAsia="Times New Roman" w:hAnsi="Arial" w:cs="Arial"/>
              <w:color w:val="000000"/>
              <w:sz w:val="22"/>
              <w:szCs w:val="22"/>
            </w:rPr>
            <w:delText xml:space="preserve"> maximizes the amount of information transmitted about the stimulus, particularly </w:delText>
          </w:r>
          <w:r w:rsidDel="005B538C">
            <w:rPr>
              <w:rFonts w:ascii="Arial" w:eastAsia="Times New Roman" w:hAnsi="Arial" w:cs="Arial"/>
              <w:color w:val="000000"/>
              <w:sz w:val="22"/>
              <w:szCs w:val="22"/>
            </w:rPr>
            <w:delText>if gain can adapt to changes in contrast</w:delText>
          </w:r>
          <w:r w:rsidRPr="003A75F6" w:rsidDel="005B538C">
            <w:rPr>
              <w:rFonts w:ascii="Arial" w:eastAsia="Times New Roman" w:hAnsi="Arial" w:cs="Arial"/>
              <w:color w:val="000000"/>
              <w:sz w:val="22"/>
              <w:szCs w:val="22"/>
            </w:rPr>
            <w:delText xml:space="preserve">. </w:delText>
          </w:r>
          <w:r w:rsidDel="005B538C">
            <w:rPr>
              <w:rFonts w:ascii="Arial" w:eastAsia="Times New Roman" w:hAnsi="Arial" w:cs="Arial"/>
              <w:color w:val="000000"/>
              <w:sz w:val="22"/>
              <w:szCs w:val="22"/>
            </w:rPr>
            <w:delText>M</w:delText>
          </w:r>
          <w:r w:rsidRPr="003A75F6" w:rsidDel="005B538C">
            <w:rPr>
              <w:rFonts w:ascii="Arial" w:eastAsia="Times New Roman" w:hAnsi="Arial" w:cs="Arial"/>
              <w:color w:val="000000"/>
              <w:sz w:val="22"/>
              <w:szCs w:val="22"/>
            </w:rPr>
            <w:delText xml:space="preserve">odels of efficient contrast estimation predict asymmetries in the dynamics of stimulus information following increases or decreases in contrast [cite DeWeese, Wiktor, etc]. </w:delText>
          </w:r>
          <w:r w:rsidDel="005B538C">
            <w:rPr>
              <w:rFonts w:ascii="Arial" w:eastAsia="Times New Roman" w:hAnsi="Arial" w:cs="Arial"/>
              <w:color w:val="000000"/>
              <w:sz w:val="22"/>
              <w:szCs w:val="22"/>
            </w:rPr>
            <w:tab/>
          </w:r>
        </w:del>
      </w:ins>
    </w:p>
    <w:p w14:paraId="499D812C" w14:textId="2BD4DDA6" w:rsidR="002C1CCB" w:rsidRPr="00481A68" w:rsidDel="005B538C" w:rsidRDefault="002C1CCB" w:rsidP="002C1CCB">
      <w:pPr>
        <w:ind w:firstLine="720"/>
        <w:jc w:val="both"/>
        <w:rPr>
          <w:ins w:id="629" w:author="Ben Geffen" w:date="2021-04-20T14:43:00Z"/>
          <w:del w:id="630" w:author="Maria Neimark Geffen" w:date="2021-04-27T13:41:00Z"/>
          <w:rFonts w:ascii="Arial" w:eastAsia="Times New Roman" w:hAnsi="Arial" w:cs="Arial"/>
          <w:color w:val="000000"/>
          <w:sz w:val="22"/>
          <w:szCs w:val="22"/>
        </w:rPr>
      </w:pPr>
      <w:ins w:id="631" w:author="Ben Geffen" w:date="2021-04-20T14:43:00Z">
        <w:del w:id="632" w:author="Maria Neimark Geffen" w:date="2021-04-27T13:41:00Z">
          <w:r w:rsidDel="005B538C">
            <w:rPr>
              <w:rFonts w:ascii="Arial" w:eastAsia="Times New Roman" w:hAnsi="Arial" w:cs="Arial"/>
              <w:color w:val="000000"/>
              <w:sz w:val="22"/>
              <w:szCs w:val="22"/>
            </w:rPr>
            <w:delText>Neurons throughout the auditory system adapt to the statistics of the acoustic environment. Neurons in the auditory cortex exhibit adaptation to the contrast of the stimulus. Interestingly,  AC neurons exhibit differences</w:delText>
          </w:r>
          <w:r w:rsidRPr="003A75F6" w:rsidDel="005B538C">
            <w:rPr>
              <w:rFonts w:ascii="Arial" w:eastAsia="Times New Roman" w:hAnsi="Arial" w:cs="Arial"/>
              <w:color w:val="000000"/>
              <w:sz w:val="22"/>
              <w:szCs w:val="22"/>
            </w:rPr>
            <w:delText xml:space="preserve"> adapt faster to high contrast than low contrast, </w:delText>
          </w:r>
          <w:r w:rsidDel="005B538C">
            <w:rPr>
              <w:rFonts w:ascii="Arial" w:eastAsia="Times New Roman" w:hAnsi="Arial" w:cs="Arial"/>
              <w:color w:val="000000"/>
              <w:sz w:val="22"/>
              <w:szCs w:val="22"/>
            </w:rPr>
            <w:delText xml:space="preserve">elicit gain control to varied temporal correlations of sounds, </w:delText>
          </w:r>
          <w:r w:rsidRPr="003A75F6" w:rsidDel="005B538C">
            <w:rPr>
              <w:rFonts w:ascii="Arial" w:eastAsia="Times New Roman" w:hAnsi="Arial" w:cs="Arial"/>
              <w:color w:val="000000"/>
              <w:sz w:val="22"/>
              <w:szCs w:val="22"/>
            </w:rPr>
            <w:delText xml:space="preserve">and, more generally, adjust their adaptation timescale to match </w:delText>
          </w:r>
          <w:r w:rsidDel="005B538C">
            <w:rPr>
              <w:rFonts w:ascii="Arial" w:eastAsia="Times New Roman" w:hAnsi="Arial" w:cs="Arial"/>
              <w:color w:val="000000"/>
              <w:sz w:val="22"/>
              <w:szCs w:val="22"/>
            </w:rPr>
            <w:delText>stimulus timescales</w:delText>
          </w:r>
          <w:r w:rsidRPr="003A75F6" w:rsidDel="005B538C">
            <w:rPr>
              <w:rFonts w:ascii="Arial" w:eastAsia="Times New Roman" w:hAnsi="Arial" w:cs="Arial"/>
              <w:color w:val="000000"/>
              <w:sz w:val="22"/>
              <w:szCs w:val="22"/>
            </w:rPr>
            <w:delText xml:space="preserve"> [fractional differentiation paper]. </w:delText>
          </w:r>
        </w:del>
      </w:ins>
    </w:p>
    <w:p w14:paraId="5BC7D063" w14:textId="394AB30C" w:rsidR="002C1CCB" w:rsidDel="005B538C" w:rsidRDefault="002C1CCB" w:rsidP="002C1CCB">
      <w:pPr>
        <w:jc w:val="both"/>
        <w:rPr>
          <w:ins w:id="633" w:author="Ben Geffen" w:date="2021-04-20T14:43:00Z"/>
          <w:del w:id="634" w:author="Maria Neimark Geffen" w:date="2021-04-27T13:41:00Z"/>
          <w:rFonts w:ascii="Arial" w:eastAsia="Times New Roman" w:hAnsi="Arial" w:cs="Arial"/>
          <w:b/>
          <w:bCs/>
          <w:color w:val="000000"/>
          <w:sz w:val="22"/>
          <w:szCs w:val="22"/>
        </w:rPr>
      </w:pPr>
      <w:ins w:id="635" w:author="Ben Geffen" w:date="2021-04-20T14:43:00Z">
        <w:del w:id="636" w:author="Maria Neimark Geffen" w:date="2021-04-27T13:41:00Z">
          <w:r w:rsidDel="005B538C">
            <w:rPr>
              <w:rFonts w:ascii="Arial" w:eastAsia="Times New Roman" w:hAnsi="Arial" w:cs="Arial"/>
              <w:color w:val="000000"/>
              <w:sz w:val="22"/>
              <w:szCs w:val="22"/>
            </w:rPr>
            <w:delText>Whereas sensory adaptation is ubiquitous across sensory modalities and brain areas (REF), supporting the efficient coding hypothesis, there is only limited evidence to date to the role of efficient coding in behavior.</w:delText>
          </w:r>
        </w:del>
      </w:ins>
    </w:p>
    <w:p w14:paraId="56D15A8C" w14:textId="3A6CD4E7" w:rsidR="002C1CCB" w:rsidDel="005B538C" w:rsidRDefault="002C1CCB" w:rsidP="000A7884">
      <w:pPr>
        <w:jc w:val="both"/>
        <w:rPr>
          <w:del w:id="637" w:author="Maria Neimark Geffen" w:date="2021-04-27T13:42:00Z"/>
          <w:rFonts w:ascii="Arial" w:eastAsia="Times New Roman" w:hAnsi="Arial" w:cs="Arial"/>
          <w:b/>
          <w:bCs/>
          <w:color w:val="000000"/>
          <w:sz w:val="22"/>
          <w:szCs w:val="22"/>
        </w:rPr>
      </w:pPr>
    </w:p>
    <w:p w14:paraId="395BA225" w14:textId="5C5718A2" w:rsidR="000A7884" w:rsidRPr="000A7884" w:rsidDel="005B538C" w:rsidRDefault="000A7884" w:rsidP="000A7884">
      <w:pPr>
        <w:jc w:val="both"/>
        <w:rPr>
          <w:del w:id="638" w:author="Maria Neimark Geffen" w:date="2021-04-27T13:42:00Z"/>
          <w:rFonts w:ascii="Arial" w:eastAsia="Times New Roman" w:hAnsi="Arial" w:cs="Arial"/>
          <w:b/>
          <w:bCs/>
          <w:color w:val="000000"/>
          <w:sz w:val="22"/>
          <w:szCs w:val="22"/>
        </w:rPr>
      </w:pPr>
      <w:del w:id="639" w:author="Maria Neimark Geffen" w:date="2021-04-27T13:42:00Z">
        <w:r w:rsidDel="005B538C">
          <w:rPr>
            <w:rFonts w:ascii="Arial" w:eastAsia="Times New Roman" w:hAnsi="Arial" w:cs="Arial"/>
            <w:b/>
            <w:bCs/>
            <w:color w:val="000000"/>
            <w:sz w:val="22"/>
            <w:szCs w:val="22"/>
          </w:rPr>
          <w:delText>TBD</w:delText>
        </w:r>
      </w:del>
    </w:p>
    <w:p w14:paraId="0B68377E" w14:textId="77777777" w:rsidR="00435193" w:rsidRDefault="00435193"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14:paraId="38258C47" w14:textId="77777777" w:rsidR="00A9352F" w:rsidRDefault="00143746" w:rsidP="000A7884">
      <w:pPr>
        <w:jc w:val="center"/>
        <w:rPr>
          <w:rFonts w:ascii="Arial" w:eastAsia="Times New Roman" w:hAnsi="Arial" w:cs="Arial"/>
          <w:color w:val="000000"/>
          <w:sz w:val="22"/>
          <w:szCs w:val="22"/>
        </w:rPr>
      </w:pPr>
      <w:r>
        <w:rPr>
          <w:rFonts w:ascii="Arial" w:eastAsia="Times New Roman" w:hAnsi="Arial" w:cs="Arial"/>
          <w:noProof/>
          <w:color w:val="000000"/>
          <w:sz w:val="22"/>
          <w:szCs w:val="22"/>
        </w:rPr>
        <w:lastRenderedPageBreak/>
        <w:drawing>
          <wp:inline distT="0" distB="0" distL="0" distR="0" wp14:anchorId="79945CD2" wp14:editId="4BB9EA8F">
            <wp:extent cx="4821124" cy="4599709"/>
            <wp:effectExtent l="0" t="0" r="508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2741" cy="4620333"/>
                    </a:xfrm>
                    <a:prstGeom prst="rect">
                      <a:avLst/>
                    </a:prstGeom>
                  </pic:spPr>
                </pic:pic>
              </a:graphicData>
            </a:graphic>
          </wp:inline>
        </w:drawing>
      </w:r>
    </w:p>
    <w:p w14:paraId="13835FC7" w14:textId="77777777" w:rsidR="00435193" w:rsidRPr="000A7884" w:rsidRDefault="00435193" w:rsidP="000A7884">
      <w:pPr>
        <w:jc w:val="both"/>
        <w:rPr>
          <w:rFonts w:ascii="Arial" w:eastAsia="Times New Roman" w:hAnsi="Arial" w:cs="Arial"/>
          <w:b/>
          <w:bCs/>
          <w:color w:val="000000"/>
          <w:sz w:val="20"/>
          <w:szCs w:val="20"/>
        </w:rPr>
      </w:pPr>
      <w:r w:rsidRPr="000A7884">
        <w:rPr>
          <w:rFonts w:ascii="Arial" w:eastAsia="Times New Roman" w:hAnsi="Arial" w:cs="Arial"/>
          <w:b/>
          <w:bCs/>
          <w:color w:val="000000"/>
          <w:sz w:val="20"/>
          <w:szCs w:val="20"/>
        </w:rPr>
        <w:t>Figure 5.</w:t>
      </w:r>
    </w:p>
    <w:p w14:paraId="31FE22EB" w14:textId="77777777" w:rsidR="000A7884" w:rsidRPr="000A7884" w:rsidRDefault="000A7884" w:rsidP="000A7884">
      <w:pPr>
        <w:jc w:val="both"/>
        <w:rPr>
          <w:rFonts w:ascii="Arial" w:eastAsia="Times New Roman" w:hAnsi="Arial" w:cs="Arial"/>
          <w:color w:val="000000"/>
          <w:sz w:val="20"/>
          <w:szCs w:val="20"/>
        </w:rPr>
      </w:pPr>
    </w:p>
    <w:p w14:paraId="7D8E721A" w14:textId="2E1E9C5C" w:rsidR="00435193" w:rsidRPr="000A7884" w:rsidRDefault="00435193"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Schematic of the generalized-linear-nonlinear model. 1) Schematic</w:t>
      </w:r>
      <w:ins w:id="640" w:author="Maria Neimark Geffen" w:date="2021-04-27T12:04:00Z">
        <w:r w:rsidR="00AB3F90">
          <w:rPr>
            <w:rFonts w:ascii="Arial" w:eastAsia="Times New Roman" w:hAnsi="Arial" w:cs="Arial"/>
            <w:color w:val="000000"/>
            <w:sz w:val="20"/>
            <w:szCs w:val="20"/>
          </w:rPr>
          <w:t xml:space="preserve"> of a </w:t>
        </w:r>
      </w:ins>
      <w:del w:id="641" w:author="Maria Neimark Geffen" w:date="2021-04-27T12:04:00Z">
        <w:r w:rsidRPr="000A7884" w:rsidDel="00AB3F90">
          <w:rPr>
            <w:rFonts w:ascii="Arial" w:eastAsia="Times New Roman" w:hAnsi="Arial" w:cs="Arial"/>
            <w:color w:val="000000"/>
            <w:sz w:val="20"/>
            <w:szCs w:val="20"/>
          </w:rPr>
          <w:delText xml:space="preserve"> </w:delText>
        </w:r>
      </w:del>
      <w:r w:rsidRPr="000A7884">
        <w:rPr>
          <w:rFonts w:ascii="Arial" w:eastAsia="Times New Roman" w:hAnsi="Arial" w:cs="Arial"/>
          <w:color w:val="000000"/>
          <w:sz w:val="20"/>
          <w:szCs w:val="20"/>
        </w:rPr>
        <w:t>spectrotemporal response function. 2) Example stimulus spectrogram of low and high contrast. 3) The gray trace is the filter response when convolving the STRF with the spectrogram. The black trace is the observed spike rate during the same stimulus period. 4) Schematized nonlinearities fit separately to low and high contrast periods.</w:t>
      </w:r>
    </w:p>
    <w:p w14:paraId="5CBC3C64" w14:textId="77777777" w:rsidR="00143746" w:rsidRPr="000A7884" w:rsidRDefault="00435193"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Example background-locked responses from a well-tuned cortical unit across the trial duration. The top portion of the plot is a spike raster sorted by the frozen noise pattern (FN1-5) of the background. The bottom portion of the plot </w:t>
      </w:r>
      <w:r w:rsidR="00143746" w:rsidRPr="000A7884">
        <w:rPr>
          <w:rFonts w:ascii="Arial" w:eastAsia="Times New Roman" w:hAnsi="Arial" w:cs="Arial"/>
          <w:color w:val="000000"/>
          <w:sz w:val="20"/>
          <w:szCs w:val="20"/>
        </w:rPr>
        <w:t>is a PSTH of the observed spiking, binned every 25ms (black trace). The colored traces are the model predictions in each contrast (red trace uses the red nonlinearity in d), blue trace uses the blue nonlinearity in d)).</w:t>
      </w:r>
    </w:p>
    <w:p w14:paraId="3C65A65D" w14:textId="77777777" w:rsidR="00143746"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STRF for this example neuron. STRF values are indicated by the </w:t>
      </w:r>
      <w:proofErr w:type="spellStart"/>
      <w:r w:rsidRPr="000A7884">
        <w:rPr>
          <w:rFonts w:ascii="Arial" w:eastAsia="Times New Roman" w:hAnsi="Arial" w:cs="Arial"/>
          <w:color w:val="000000"/>
          <w:sz w:val="20"/>
          <w:szCs w:val="20"/>
        </w:rPr>
        <w:t>colorbar</w:t>
      </w:r>
      <w:proofErr w:type="spellEnd"/>
      <w:r w:rsidRPr="000A7884">
        <w:rPr>
          <w:rFonts w:ascii="Arial" w:eastAsia="Times New Roman" w:hAnsi="Arial" w:cs="Arial"/>
          <w:color w:val="000000"/>
          <w:sz w:val="20"/>
          <w:szCs w:val="20"/>
        </w:rPr>
        <w:t>.</w:t>
      </w:r>
    </w:p>
    <w:p w14:paraId="22AC160E" w14:textId="77777777" w:rsidR="00143746"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Estimated nonlinearities for this example neuron. Points indicate the mean observed firing rate (ordinate), binned according to observed filter prediction values (abscissa). Solid lines indicate exponential function fits to the underlying points. Each line is a fit to the test set in a cross-validation run (see Methods).</w:t>
      </w:r>
    </w:p>
    <w:p w14:paraId="3ED6C983" w14:textId="77777777" w:rsidR="000A7884"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Gain control in auditory cortex during the task. Each histogram is the distribution of gain values in high and low contrast across all cells recorded during behavior</w:t>
      </w:r>
      <w:r w:rsidR="000A7884" w:rsidRPr="000A7884">
        <w:rPr>
          <w:rFonts w:ascii="Arial" w:eastAsia="Times New Roman" w:hAnsi="Arial" w:cs="Arial"/>
          <w:color w:val="000000"/>
          <w:sz w:val="20"/>
          <w:szCs w:val="20"/>
        </w:rPr>
        <w:t>. Dashed vertical lines indicate the median of each distributions.</w:t>
      </w:r>
    </w:p>
    <w:p w14:paraId="50FD89CB" w14:textId="77777777" w:rsidR="000A7884" w:rsidRPr="000A7884" w:rsidRDefault="000A7884"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Relationship between gain and behavioral threshold. Each circle represents the gain and behavioral threshold for each mouse for each contrast (as indicated by the circle fill color). Grey lines and shaded areas indicate the linear regression fit across contrasts, +- the 95% confidence interval. </w:t>
      </w:r>
    </w:p>
    <w:p w14:paraId="299C1D78" w14:textId="77777777" w:rsidR="00435193" w:rsidRPr="00435193" w:rsidRDefault="000A7884" w:rsidP="000A7884">
      <w:pPr>
        <w:pStyle w:val="ListParagraph"/>
        <w:numPr>
          <w:ilvl w:val="0"/>
          <w:numId w:val="8"/>
        </w:numPr>
        <w:ind w:left="360"/>
        <w:jc w:val="both"/>
        <w:rPr>
          <w:rFonts w:ascii="Arial" w:eastAsia="Times New Roman" w:hAnsi="Arial" w:cs="Arial"/>
          <w:b/>
          <w:bCs/>
          <w:color w:val="000000"/>
          <w:sz w:val="22"/>
          <w:szCs w:val="22"/>
        </w:rPr>
      </w:pPr>
      <w:r w:rsidRPr="000A7884">
        <w:rPr>
          <w:rFonts w:ascii="Arial" w:eastAsia="Times New Roman" w:hAnsi="Arial" w:cs="Arial"/>
          <w:color w:val="000000"/>
          <w:sz w:val="20"/>
          <w:szCs w:val="20"/>
        </w:rPr>
        <w:t>Relationship between gain and behavioral slope. Appearance as in f).</w:t>
      </w:r>
      <w:r w:rsidR="00435193" w:rsidRPr="00435193">
        <w:rPr>
          <w:rFonts w:ascii="Arial" w:eastAsia="Times New Roman" w:hAnsi="Arial" w:cs="Arial"/>
          <w:b/>
          <w:bCs/>
          <w:color w:val="000000"/>
          <w:sz w:val="22"/>
          <w:szCs w:val="22"/>
        </w:rPr>
        <w:br w:type="page"/>
      </w:r>
    </w:p>
    <w:p w14:paraId="65234D92" w14:textId="77777777" w:rsidR="00C70DC0" w:rsidRPr="003A75F6" w:rsidRDefault="00C70DC0" w:rsidP="000A7884">
      <w:pPr>
        <w:jc w:val="both"/>
        <w:rPr>
          <w:rFonts w:ascii="Arial" w:eastAsia="Times New Roman" w:hAnsi="Arial" w:cs="Arial"/>
          <w:b/>
          <w:bCs/>
          <w:color w:val="000000"/>
          <w:sz w:val="22"/>
          <w:szCs w:val="22"/>
        </w:rPr>
      </w:pPr>
      <w:r w:rsidRPr="003A75F6">
        <w:rPr>
          <w:rFonts w:ascii="Arial" w:eastAsia="Times New Roman" w:hAnsi="Arial" w:cs="Arial"/>
          <w:b/>
          <w:bCs/>
          <w:color w:val="000000"/>
          <w:sz w:val="22"/>
          <w:szCs w:val="22"/>
        </w:rPr>
        <w:lastRenderedPageBreak/>
        <w:t>Methods</w:t>
      </w:r>
    </w:p>
    <w:p w14:paraId="1663D719" w14:textId="77777777" w:rsidR="00C70DC0" w:rsidRPr="003A75F6" w:rsidRDefault="00C70DC0" w:rsidP="000A7884">
      <w:pPr>
        <w:ind w:firstLine="720"/>
        <w:jc w:val="both"/>
        <w:rPr>
          <w:rFonts w:ascii="Arial" w:eastAsia="Times New Roman" w:hAnsi="Arial" w:cs="Arial"/>
          <w:color w:val="000000"/>
          <w:sz w:val="22"/>
          <w:szCs w:val="22"/>
        </w:rPr>
      </w:pPr>
    </w:p>
    <w:p w14:paraId="0F3F93A1"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Animals</w:t>
      </w:r>
      <w:r w:rsidRPr="003A75F6">
        <w:rPr>
          <w:rFonts w:ascii="Arial" w:hAnsi="Arial" w:cs="Arial"/>
          <w:sz w:val="22"/>
          <w:szCs w:val="22"/>
        </w:rPr>
        <w:t xml:space="preserve">. All experiments were performed in adult male (n = xxx) and female (n = xxx) mice (The Jackson Laboratory; age 12-15 weeks; weight 20-30g; STRAINS, etc.), housed with, at most, five mice per cage, at 28°C on a 12-h </w:t>
      </w:r>
      <w:proofErr w:type="spellStart"/>
      <w:r w:rsidRPr="003A75F6">
        <w:rPr>
          <w:rFonts w:ascii="Arial" w:hAnsi="Arial" w:cs="Arial"/>
          <w:sz w:val="22"/>
          <w:szCs w:val="22"/>
        </w:rPr>
        <w:t>light:dark</w:t>
      </w:r>
      <w:proofErr w:type="spellEnd"/>
      <w:r w:rsidRPr="003A75F6">
        <w:rPr>
          <w:rFonts w:ascii="Arial" w:hAnsi="Arial" w:cs="Arial"/>
          <w:sz w:val="22"/>
          <w:szCs w:val="22"/>
        </w:rPr>
        <w:t xml:space="preserve"> cycle with food provided ad libitum, and a restricted water schedule (see </w:t>
      </w:r>
      <w:r w:rsidRPr="003A75F6">
        <w:rPr>
          <w:rFonts w:ascii="Arial" w:hAnsi="Arial" w:cs="Arial"/>
          <w:i/>
          <w:iCs/>
          <w:sz w:val="22"/>
          <w:szCs w:val="22"/>
        </w:rPr>
        <w:t>Water Restriction</w:t>
      </w:r>
      <w:r w:rsidRPr="003A75F6">
        <w:rPr>
          <w:rFonts w:ascii="Arial" w:hAnsi="Arial" w:cs="Arial"/>
          <w:sz w:val="22"/>
          <w:szCs w:val="22"/>
        </w:rPr>
        <w:t>). All experiments were performed during the animals’ dark cycle. All experimental procedures were in accordance with NIH guidelines and approved by the Institutional Animal Care and Use Committee at the University of Pennsylvania.</w:t>
      </w:r>
    </w:p>
    <w:p w14:paraId="150F4E26" w14:textId="77777777" w:rsidR="008949ED" w:rsidRPr="003A75F6" w:rsidRDefault="008949ED" w:rsidP="000A7884">
      <w:pPr>
        <w:ind w:firstLine="360"/>
        <w:jc w:val="both"/>
        <w:rPr>
          <w:rFonts w:ascii="Arial" w:hAnsi="Arial" w:cs="Arial"/>
          <w:sz w:val="22"/>
          <w:szCs w:val="22"/>
        </w:rPr>
      </w:pPr>
    </w:p>
    <w:p w14:paraId="0735C64C"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Surgery</w:t>
      </w:r>
      <w:r w:rsidRPr="003A75F6">
        <w:rPr>
          <w:rFonts w:ascii="Arial" w:hAnsi="Arial" w:cs="Arial"/>
          <w:sz w:val="22"/>
          <w:szCs w:val="22"/>
        </w:rPr>
        <w:t>. Mice were anesthetized under isoflurane (1-3%, vol/vol). Prior to implantation, all mice were administered</w:t>
      </w:r>
      <w:r w:rsidR="003A75F6">
        <w:rPr>
          <w:rFonts w:ascii="Arial" w:hAnsi="Arial" w:cs="Arial"/>
          <w:sz w:val="22"/>
          <w:szCs w:val="22"/>
        </w:rPr>
        <w:t xml:space="preserve"> subcutaneous doses of</w:t>
      </w:r>
      <w:r w:rsidRPr="003A75F6">
        <w:rPr>
          <w:rFonts w:ascii="Arial" w:hAnsi="Arial" w:cs="Arial"/>
          <w:sz w:val="22"/>
          <w:szCs w:val="22"/>
        </w:rPr>
        <w:t xml:space="preserve"> </w:t>
      </w:r>
      <w:r w:rsidR="003A75F6">
        <w:rPr>
          <w:rFonts w:ascii="Arial" w:hAnsi="Arial" w:cs="Arial"/>
          <w:sz w:val="22"/>
          <w:szCs w:val="22"/>
        </w:rPr>
        <w:t>buprenorphine</w:t>
      </w:r>
      <w:r w:rsidRPr="003A75F6">
        <w:rPr>
          <w:rFonts w:ascii="Arial" w:hAnsi="Arial" w:cs="Arial"/>
          <w:sz w:val="22"/>
          <w:szCs w:val="22"/>
        </w:rPr>
        <w:t xml:space="preserve"> (</w:t>
      </w:r>
      <w:proofErr w:type="spellStart"/>
      <w:r w:rsidR="003A75F6">
        <w:rPr>
          <w:rFonts w:ascii="Arial" w:hAnsi="Arial" w:cs="Arial"/>
          <w:sz w:val="22"/>
          <w:szCs w:val="22"/>
        </w:rPr>
        <w:t>Buprenex</w:t>
      </w:r>
      <w:proofErr w:type="spellEnd"/>
      <w:r w:rsidR="003A75F6">
        <w:rPr>
          <w:rFonts w:ascii="Arial" w:hAnsi="Arial" w:cs="Arial"/>
          <w:sz w:val="22"/>
          <w:szCs w:val="22"/>
        </w:rPr>
        <w:t xml:space="preserve">, </w:t>
      </w:r>
      <w:r w:rsidRPr="003A75F6">
        <w:rPr>
          <w:rFonts w:ascii="Arial" w:hAnsi="Arial" w:cs="Arial"/>
          <w:sz w:val="22"/>
          <w:szCs w:val="22"/>
        </w:rPr>
        <w:t>DOSE) for analgesia</w:t>
      </w:r>
      <w:r w:rsidR="003A75F6">
        <w:rPr>
          <w:rFonts w:ascii="Arial" w:hAnsi="Arial" w:cs="Arial"/>
          <w:sz w:val="22"/>
          <w:szCs w:val="22"/>
        </w:rPr>
        <w:t xml:space="preserve">, </w:t>
      </w:r>
      <w:r w:rsidRPr="003A75F6">
        <w:rPr>
          <w:rFonts w:ascii="Arial" w:hAnsi="Arial" w:cs="Arial"/>
          <w:sz w:val="22"/>
          <w:szCs w:val="22"/>
        </w:rPr>
        <w:t>dexamethasone (DOSE) to reduce brain swelling</w:t>
      </w:r>
      <w:r w:rsidR="003A75F6">
        <w:rPr>
          <w:rFonts w:ascii="Arial" w:hAnsi="Arial" w:cs="Arial"/>
          <w:sz w:val="22"/>
          <w:szCs w:val="22"/>
        </w:rPr>
        <w:t xml:space="preserve">, and </w:t>
      </w:r>
      <w:proofErr w:type="spellStart"/>
      <w:r w:rsidR="003A75F6">
        <w:rPr>
          <w:rFonts w:ascii="Arial" w:hAnsi="Arial" w:cs="Arial"/>
          <w:sz w:val="22"/>
          <w:szCs w:val="22"/>
        </w:rPr>
        <w:t>bupivicane</w:t>
      </w:r>
      <w:proofErr w:type="spellEnd"/>
      <w:r w:rsidR="003A75F6">
        <w:rPr>
          <w:rFonts w:ascii="Arial" w:hAnsi="Arial" w:cs="Arial"/>
          <w:sz w:val="22"/>
          <w:szCs w:val="22"/>
        </w:rPr>
        <w:t xml:space="preserve"> (DOSE) for local anesthesia</w:t>
      </w:r>
      <w:r w:rsidRPr="003A75F6">
        <w:rPr>
          <w:rFonts w:ascii="Arial" w:hAnsi="Arial" w:cs="Arial"/>
          <w:sz w:val="22"/>
          <w:szCs w:val="22"/>
        </w:rPr>
        <w:t xml:space="preserve">. In mice undergoing electrophysiological experiments, two ground screws attached to ground wires were implanted in the left frontal lobe and right cerebellum, with an additional skull screw implanted over the left cerebellum to provide additional support. A small craniotomy was performed over the target stereotactic coordinates relative to bregma, -2.6mm anterior, -4.3mm lateral. </w:t>
      </w:r>
      <w:r w:rsidR="003A75F6">
        <w:rPr>
          <w:rFonts w:ascii="Arial" w:hAnsi="Arial" w:cs="Arial"/>
          <w:sz w:val="22"/>
          <w:szCs w:val="22"/>
        </w:rPr>
        <w:t>Either</w:t>
      </w:r>
      <w:r w:rsidRPr="003A75F6">
        <w:rPr>
          <w:rFonts w:ascii="Arial" w:hAnsi="Arial" w:cs="Arial"/>
          <w:sz w:val="22"/>
          <w:szCs w:val="22"/>
        </w:rPr>
        <w:t xml:space="preserve"> custom 16-channel</w:t>
      </w:r>
      <w:r w:rsidR="003A75F6">
        <w:rPr>
          <w:rFonts w:ascii="Arial" w:hAnsi="Arial" w:cs="Arial"/>
          <w:sz w:val="22"/>
          <w:szCs w:val="22"/>
        </w:rPr>
        <w:t xml:space="preserve"> </w:t>
      </w:r>
      <w:proofErr w:type="spellStart"/>
      <w:r w:rsidR="003A75F6">
        <w:rPr>
          <w:rFonts w:ascii="Arial" w:hAnsi="Arial" w:cs="Arial"/>
          <w:sz w:val="22"/>
          <w:szCs w:val="22"/>
        </w:rPr>
        <w:t>microdrives</w:t>
      </w:r>
      <w:proofErr w:type="spellEnd"/>
      <w:r w:rsidR="003A75F6">
        <w:rPr>
          <w:rFonts w:ascii="Arial" w:hAnsi="Arial" w:cs="Arial"/>
          <w:sz w:val="22"/>
          <w:szCs w:val="22"/>
        </w:rPr>
        <w:t>, 32-, or 64-channel shuttle drives (cite)</w:t>
      </w:r>
      <w:r w:rsidRPr="003A75F6">
        <w:rPr>
          <w:rFonts w:ascii="Arial" w:hAnsi="Arial" w:cs="Arial"/>
          <w:sz w:val="22"/>
          <w:szCs w:val="22"/>
        </w:rPr>
        <w:t xml:space="preserve"> </w:t>
      </w:r>
      <w:r w:rsidR="003A75F6">
        <w:rPr>
          <w:rFonts w:ascii="Arial" w:hAnsi="Arial" w:cs="Arial"/>
          <w:sz w:val="22"/>
          <w:szCs w:val="22"/>
        </w:rPr>
        <w:t xml:space="preserve">holding tetrode bundles of </w:t>
      </w:r>
      <w:r w:rsidRPr="003A75F6">
        <w:rPr>
          <w:rFonts w:ascii="Arial" w:hAnsi="Arial" w:cs="Arial"/>
          <w:sz w:val="22"/>
          <w:szCs w:val="22"/>
        </w:rPr>
        <w:t>polyimide-coated nichrome wires w</w:t>
      </w:r>
      <w:r w:rsidR="003A75F6">
        <w:rPr>
          <w:rFonts w:ascii="Arial" w:hAnsi="Arial" w:cs="Arial"/>
          <w:sz w:val="22"/>
          <w:szCs w:val="22"/>
        </w:rPr>
        <w:t>ere</w:t>
      </w:r>
      <w:r w:rsidRPr="003A75F6">
        <w:rPr>
          <w:rFonts w:ascii="Arial" w:hAnsi="Arial" w:cs="Arial"/>
          <w:sz w:val="22"/>
          <w:szCs w:val="22"/>
        </w:rPr>
        <w:t xml:space="preserve"> chronically implanted over auditory cortex, and tetrodes were lowered 800um below the pial surface. The exposed base of the tetrodes were covered with </w:t>
      </w:r>
      <w:proofErr w:type="spellStart"/>
      <w:r w:rsidRPr="003A75F6">
        <w:rPr>
          <w:rFonts w:ascii="Arial" w:hAnsi="Arial" w:cs="Arial"/>
          <w:sz w:val="22"/>
          <w:szCs w:val="22"/>
        </w:rPr>
        <w:t>GelFoam</w:t>
      </w:r>
      <w:proofErr w:type="spellEnd"/>
      <w:r w:rsidRPr="003A75F6">
        <w:rPr>
          <w:rFonts w:ascii="Arial" w:hAnsi="Arial" w:cs="Arial"/>
          <w:sz w:val="22"/>
          <w:szCs w:val="22"/>
        </w:rPr>
        <w:t xml:space="preserve"> (CITE) </w:t>
      </w:r>
      <w:r w:rsidR="003A75F6">
        <w:rPr>
          <w:rFonts w:ascii="Arial" w:hAnsi="Arial" w:cs="Arial"/>
          <w:sz w:val="22"/>
          <w:szCs w:val="22"/>
        </w:rPr>
        <w:t xml:space="preserve">or sterile silicone lubricant (CITE) </w:t>
      </w:r>
      <w:r w:rsidRPr="003A75F6">
        <w:rPr>
          <w:rFonts w:ascii="Arial" w:hAnsi="Arial" w:cs="Arial"/>
          <w:sz w:val="22"/>
          <w:szCs w:val="22"/>
        </w:rPr>
        <w:t xml:space="preserve">and </w:t>
      </w:r>
      <w:r w:rsidR="003A75F6">
        <w:rPr>
          <w:rFonts w:ascii="Arial" w:hAnsi="Arial" w:cs="Arial"/>
          <w:sz w:val="22"/>
          <w:szCs w:val="22"/>
        </w:rPr>
        <w:t xml:space="preserve">sealed with </w:t>
      </w:r>
      <w:proofErr w:type="spellStart"/>
      <w:r w:rsidRPr="003A75F6">
        <w:rPr>
          <w:rFonts w:ascii="Arial" w:hAnsi="Arial" w:cs="Arial"/>
          <w:sz w:val="22"/>
          <w:szCs w:val="22"/>
        </w:rPr>
        <w:t>QuikCast</w:t>
      </w:r>
      <w:proofErr w:type="spellEnd"/>
      <w:r w:rsidRPr="003A75F6">
        <w:rPr>
          <w:rFonts w:ascii="Arial" w:hAnsi="Arial" w:cs="Arial"/>
          <w:sz w:val="22"/>
          <w:szCs w:val="22"/>
        </w:rPr>
        <w:t xml:space="preserve"> (CITE). The plastic body of the </w:t>
      </w:r>
      <w:proofErr w:type="spellStart"/>
      <w:r w:rsidRPr="003A75F6">
        <w:rPr>
          <w:rFonts w:ascii="Arial" w:hAnsi="Arial" w:cs="Arial"/>
          <w:sz w:val="22"/>
          <w:szCs w:val="22"/>
        </w:rPr>
        <w:t>microdrive</w:t>
      </w:r>
      <w:proofErr w:type="spellEnd"/>
      <w:r w:rsidRPr="003A75F6">
        <w:rPr>
          <w:rFonts w:ascii="Arial" w:hAnsi="Arial" w:cs="Arial"/>
          <w:sz w:val="22"/>
          <w:szCs w:val="22"/>
        </w:rPr>
        <w:t xml:space="preserve"> and a custom titanium headplate were secured to the skull using dental cement (C&amp;B </w:t>
      </w:r>
      <w:proofErr w:type="spellStart"/>
      <w:r w:rsidRPr="003A75F6">
        <w:rPr>
          <w:rFonts w:ascii="Arial" w:hAnsi="Arial" w:cs="Arial"/>
          <w:sz w:val="22"/>
          <w:szCs w:val="22"/>
        </w:rPr>
        <w:t>Metabond</w:t>
      </w:r>
      <w:proofErr w:type="spellEnd"/>
      <w:r w:rsidRPr="003A75F6">
        <w:rPr>
          <w:rFonts w:ascii="Arial" w:hAnsi="Arial" w:cs="Arial"/>
          <w:sz w:val="22"/>
          <w:szCs w:val="22"/>
        </w:rPr>
        <w:t>) and acrylic (Lang Dental). Mice undergoing only behavioral experiments were implanted with two skull screws in the cerebellum, and a custom titanium headplate was mounted on the skull as previously described. An antibiotic (</w:t>
      </w:r>
      <w:proofErr w:type="spellStart"/>
      <w:r w:rsidRPr="003A75F6">
        <w:rPr>
          <w:rFonts w:ascii="Arial" w:hAnsi="Arial" w:cs="Arial"/>
          <w:sz w:val="22"/>
          <w:szCs w:val="22"/>
        </w:rPr>
        <w:t>Baytril</w:t>
      </w:r>
      <w:proofErr w:type="spellEnd"/>
      <w:r w:rsidRPr="003A75F6">
        <w:rPr>
          <w:rFonts w:ascii="Arial" w:hAnsi="Arial" w:cs="Arial"/>
          <w:sz w:val="22"/>
          <w:szCs w:val="22"/>
        </w:rPr>
        <w:t>, DOSE) and analgesic (Meloxicam, DOSE) were administered daily (for 3 days) during recovery.</w:t>
      </w:r>
    </w:p>
    <w:p w14:paraId="350517D1" w14:textId="77777777" w:rsidR="008949ED" w:rsidRPr="003A75F6" w:rsidRDefault="008949ED" w:rsidP="000A7884">
      <w:pPr>
        <w:ind w:firstLine="360"/>
        <w:jc w:val="both"/>
        <w:rPr>
          <w:rFonts w:ascii="Arial" w:hAnsi="Arial" w:cs="Arial"/>
          <w:sz w:val="22"/>
          <w:szCs w:val="22"/>
        </w:rPr>
      </w:pPr>
    </w:p>
    <w:p w14:paraId="1F6F8E56" w14:textId="77777777" w:rsidR="008949ED" w:rsidRPr="003A75F6" w:rsidRDefault="008949ED" w:rsidP="000A7884">
      <w:pPr>
        <w:jc w:val="both"/>
        <w:rPr>
          <w:rFonts w:ascii="Arial" w:eastAsia="Times New Roman" w:hAnsi="Arial" w:cs="Arial"/>
          <w:sz w:val="22"/>
          <w:szCs w:val="22"/>
        </w:rPr>
      </w:pPr>
      <w:r w:rsidRPr="003A75F6">
        <w:rPr>
          <w:rFonts w:ascii="Arial" w:hAnsi="Arial" w:cs="Arial"/>
          <w:i/>
          <w:iCs/>
          <w:sz w:val="22"/>
          <w:szCs w:val="22"/>
        </w:rPr>
        <w:t>Water Restriction</w:t>
      </w:r>
      <w:r w:rsidRPr="003A75F6">
        <w:rPr>
          <w:rFonts w:ascii="Arial" w:hAnsi="Arial" w:cs="Arial"/>
          <w:sz w:val="22"/>
          <w:szCs w:val="22"/>
        </w:rPr>
        <w:t>. Following surgical recovery (3 d postop), each mouse’s weight was monitored for three days to establish a baseline weight. Over the next seven days, mice were water deprived, beginning with a daily ration of 120uL/g and gradually decreasing their ration to 40-50</w:t>
      </w:r>
      <w:r w:rsidRPr="003A75F6">
        <w:rPr>
          <w:rFonts w:ascii="Arial" w:eastAsia="Times New Roman" w:hAnsi="Arial" w:cs="Arial"/>
          <w:color w:val="222222"/>
          <w:sz w:val="22"/>
          <w:szCs w:val="22"/>
          <w:shd w:val="clear" w:color="auto" w:fill="FFFFFF"/>
        </w:rPr>
        <w:t>u</w:t>
      </w:r>
      <w:r w:rsidRPr="003A75F6">
        <w:rPr>
          <w:rFonts w:ascii="Arial" w:hAnsi="Arial" w:cs="Arial"/>
          <w:sz w:val="22"/>
          <w:szCs w:val="22"/>
        </w:rPr>
        <w:t>L/g. During the task, if mice did not receive their full ration, the remainder of their ration was provided in their home cage. Mouse weight relative to baseline was monitored during all stages of water restriction. Additional health signs were used to determine a health score and subsequent treatment plan if a mouse lost more than 20% of baseline weight, as described by previously published methods (CITE) and approved by the Institutional Animal Care and Use Committee at the University of Pennsylvania.</w:t>
      </w:r>
    </w:p>
    <w:p w14:paraId="15B431D1" w14:textId="77777777" w:rsidR="008949ED" w:rsidRPr="003A75F6" w:rsidRDefault="008949ED" w:rsidP="000A7884">
      <w:pPr>
        <w:ind w:firstLine="360"/>
        <w:jc w:val="both"/>
        <w:rPr>
          <w:rFonts w:ascii="Arial" w:hAnsi="Arial" w:cs="Arial"/>
          <w:sz w:val="22"/>
          <w:szCs w:val="22"/>
        </w:rPr>
      </w:pPr>
    </w:p>
    <w:p w14:paraId="3CE7D7B9"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Apparatus</w:t>
      </w:r>
      <w:r w:rsidRPr="003A75F6">
        <w:rPr>
          <w:rFonts w:ascii="Arial" w:hAnsi="Arial" w:cs="Arial"/>
          <w:sz w:val="22"/>
          <w:szCs w:val="22"/>
        </w:rPr>
        <w:t>. During the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the mouse was head-fixed in a custom-built, acoustically isolated chamber. A capacitive touch sensor (AT42QT1010, </w:t>
      </w:r>
      <w:proofErr w:type="spellStart"/>
      <w:r w:rsidRPr="003A75F6">
        <w:rPr>
          <w:rFonts w:ascii="Arial" w:hAnsi="Arial" w:cs="Arial"/>
          <w:sz w:val="22"/>
          <w:szCs w:val="22"/>
        </w:rPr>
        <w:t>SparkFun</w:t>
      </w:r>
      <w:proofErr w:type="spellEnd"/>
      <w:r w:rsidRPr="003A75F6">
        <w:rPr>
          <w:rFonts w:ascii="Arial" w:hAnsi="Arial" w:cs="Arial"/>
          <w:sz w:val="22"/>
          <w:szCs w:val="22"/>
        </w:rPr>
        <w:t xml:space="preserve">) soldered to a lick spout monitored lick activity. Water rewards were dispensed from a gravity fed reservoir, controlled by a solenoid valve (161T011, Neptune Research) to </w:t>
      </w:r>
      <w:r w:rsidR="003A75F6">
        <w:rPr>
          <w:rFonts w:ascii="Arial" w:hAnsi="Arial" w:cs="Arial"/>
          <w:sz w:val="22"/>
          <w:szCs w:val="22"/>
        </w:rPr>
        <w:t xml:space="preserve">calibrated to </w:t>
      </w:r>
      <w:r w:rsidRPr="003A75F6">
        <w:rPr>
          <w:rFonts w:ascii="Arial" w:hAnsi="Arial" w:cs="Arial"/>
          <w:sz w:val="22"/>
          <w:szCs w:val="22"/>
        </w:rPr>
        <w:t>deliver approximately 4-5uL of water per reward (CITE Brian Isett). Low level task logic, such as lick detection, reward and timeout delivery, and task timing intervals, was directly controlled by an Arduino Uno microprocessor running custom, low-latency software routines. High level task logic, such as trial randomization, stimulus buffering and presentation, and online data collection and analysis were controlled by custom MATLAB (</w:t>
      </w:r>
      <w:proofErr w:type="spellStart"/>
      <w:r w:rsidRPr="003A75F6">
        <w:rPr>
          <w:rFonts w:ascii="Arial" w:hAnsi="Arial" w:cs="Arial"/>
          <w:sz w:val="22"/>
          <w:szCs w:val="22"/>
        </w:rPr>
        <w:t>Mathworks</w:t>
      </w:r>
      <w:proofErr w:type="spellEnd"/>
      <w:r w:rsidRPr="003A75F6">
        <w:rPr>
          <w:rFonts w:ascii="Arial" w:hAnsi="Arial" w:cs="Arial"/>
          <w:sz w:val="22"/>
          <w:szCs w:val="22"/>
        </w:rPr>
        <w:t xml:space="preserve">) software communicating with the Arduino over a serial port. Digital waveforms were converted to analog signals via a soundcard (Lynx E44, Lynx Studio Technology, Inc.) or a National Instruments card (NI PCIe-6353) and delivered through an ultrasonic transducer (MCPCT-G5100-4139, </w:t>
      </w:r>
      <w:proofErr w:type="spellStart"/>
      <w:r w:rsidRPr="003A75F6">
        <w:rPr>
          <w:rFonts w:ascii="Arial" w:hAnsi="Arial" w:cs="Arial"/>
          <w:sz w:val="22"/>
          <w:szCs w:val="22"/>
        </w:rPr>
        <w:t>Multicomp</w:t>
      </w:r>
      <w:proofErr w:type="spellEnd"/>
      <w:r w:rsidRPr="003A75F6">
        <w:rPr>
          <w:rFonts w:ascii="Arial" w:hAnsi="Arial" w:cs="Arial"/>
          <w:sz w:val="22"/>
          <w:szCs w:val="22"/>
        </w:rPr>
        <w:t>). The transducer was calibrated to have a flat frequency response between 3 kHz and 80 kHz using a 1/4-inch condenser microphone (</w:t>
      </w:r>
      <w:proofErr w:type="spellStart"/>
      <w:r w:rsidRPr="003A75F6">
        <w:rPr>
          <w:rFonts w:ascii="Arial" w:eastAsia="Times New Roman" w:hAnsi="Arial" w:cs="Arial"/>
          <w:sz w:val="22"/>
          <w:szCs w:val="22"/>
        </w:rPr>
        <w:t>Brüel</w:t>
      </w:r>
      <w:proofErr w:type="spellEnd"/>
      <w:r w:rsidRPr="003A75F6">
        <w:rPr>
          <w:rFonts w:ascii="Arial" w:eastAsia="Times New Roman" w:hAnsi="Arial" w:cs="Arial"/>
          <w:sz w:val="22"/>
          <w:szCs w:val="22"/>
        </w:rPr>
        <w:t xml:space="preserve"> &amp; </w:t>
      </w:r>
      <w:proofErr w:type="spellStart"/>
      <w:r w:rsidRPr="003A75F6">
        <w:rPr>
          <w:rFonts w:ascii="Arial" w:eastAsia="Times New Roman" w:hAnsi="Arial" w:cs="Arial"/>
          <w:sz w:val="22"/>
          <w:szCs w:val="22"/>
        </w:rPr>
        <w:t>Kjær</w:t>
      </w:r>
      <w:proofErr w:type="spellEnd"/>
      <w:r w:rsidRPr="003A75F6">
        <w:rPr>
          <w:rFonts w:ascii="Arial" w:hAnsi="Arial" w:cs="Arial"/>
          <w:sz w:val="22"/>
          <w:szCs w:val="22"/>
        </w:rPr>
        <w:t>) positioned at the expected location of the mouse’s ear, as described previously (CITE). During electrophysiological recording sessions, licks were detected using an optical interrupt sensor (EE-SX771, Omron Automation), to prevent lick-related electrical artifacts</w:t>
      </w:r>
      <w:r w:rsidR="003A75F6">
        <w:rPr>
          <w:rFonts w:ascii="Arial" w:hAnsi="Arial" w:cs="Arial"/>
          <w:sz w:val="22"/>
          <w:szCs w:val="22"/>
        </w:rPr>
        <w:t xml:space="preserve"> introduced by contact with the capacitive sensor</w:t>
      </w:r>
      <w:r w:rsidRPr="003A75F6">
        <w:rPr>
          <w:rFonts w:ascii="Arial" w:hAnsi="Arial" w:cs="Arial"/>
          <w:sz w:val="22"/>
          <w:szCs w:val="22"/>
        </w:rPr>
        <w:t>.</w:t>
      </w:r>
    </w:p>
    <w:p w14:paraId="254BA1E9" w14:textId="77777777" w:rsidR="008949ED" w:rsidRPr="003A75F6" w:rsidRDefault="008949ED" w:rsidP="000A7884">
      <w:pPr>
        <w:ind w:firstLine="360"/>
        <w:jc w:val="both"/>
        <w:rPr>
          <w:rFonts w:ascii="Arial" w:hAnsi="Arial" w:cs="Arial"/>
          <w:sz w:val="22"/>
          <w:szCs w:val="22"/>
        </w:rPr>
      </w:pPr>
    </w:p>
    <w:p w14:paraId="618F28FB"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Timeline</w:t>
      </w:r>
      <w:r w:rsidRPr="003A75F6">
        <w:rPr>
          <w:rFonts w:ascii="Arial" w:hAnsi="Arial" w:cs="Arial"/>
          <w:sz w:val="22"/>
          <w:szCs w:val="22"/>
        </w:rPr>
        <w:t xml:space="preserve">. Each mouse underwent four stages in the behavioral task: </w:t>
      </w:r>
      <w:r w:rsidR="003A75F6">
        <w:rPr>
          <w:rFonts w:ascii="Arial" w:hAnsi="Arial" w:cs="Arial"/>
          <w:sz w:val="22"/>
          <w:szCs w:val="22"/>
        </w:rPr>
        <w:t xml:space="preserve">1) </w:t>
      </w:r>
      <w:r w:rsidRPr="003A75F6">
        <w:rPr>
          <w:rFonts w:ascii="Arial" w:hAnsi="Arial" w:cs="Arial"/>
          <w:sz w:val="22"/>
          <w:szCs w:val="22"/>
        </w:rPr>
        <w:t xml:space="preserve">water restriction and habituation, </w:t>
      </w:r>
      <w:r w:rsidR="003A75F6">
        <w:rPr>
          <w:rFonts w:ascii="Arial" w:hAnsi="Arial" w:cs="Arial"/>
          <w:sz w:val="22"/>
          <w:szCs w:val="22"/>
        </w:rPr>
        <w:t xml:space="preserve">2) </w:t>
      </w:r>
      <w:r w:rsidRPr="003A75F6">
        <w:rPr>
          <w:rFonts w:ascii="Arial" w:hAnsi="Arial" w:cs="Arial"/>
          <w:sz w:val="22"/>
          <w:szCs w:val="22"/>
        </w:rPr>
        <w:t xml:space="preserve">behavioral training, </w:t>
      </w:r>
      <w:r w:rsidR="003A75F6">
        <w:rPr>
          <w:rFonts w:ascii="Arial" w:hAnsi="Arial" w:cs="Arial"/>
          <w:sz w:val="22"/>
          <w:szCs w:val="22"/>
        </w:rPr>
        <w:t xml:space="preserve">3) </w:t>
      </w:r>
      <w:r w:rsidRPr="003A75F6">
        <w:rPr>
          <w:rFonts w:ascii="Arial" w:hAnsi="Arial" w:cs="Arial"/>
          <w:sz w:val="22"/>
          <w:szCs w:val="22"/>
        </w:rPr>
        <w:t>psychometric testing, and</w:t>
      </w:r>
      <w:r w:rsidR="003A75F6">
        <w:rPr>
          <w:rFonts w:ascii="Arial" w:hAnsi="Arial" w:cs="Arial"/>
          <w:sz w:val="22"/>
          <w:szCs w:val="22"/>
        </w:rPr>
        <w:t>, 4)</w:t>
      </w:r>
      <w:r w:rsidRPr="003A75F6">
        <w:rPr>
          <w:rFonts w:ascii="Arial" w:hAnsi="Arial" w:cs="Arial"/>
          <w:sz w:val="22"/>
          <w:szCs w:val="22"/>
        </w:rPr>
        <w:t xml:space="preserve"> offset testing. During the induction of water restriction, mice were simultaneously habituated to head-fixation in the behavioral chambers and receiving water through the lick spout, by providing a water reward for any licks separated by more than 2 s. After the mouse began to receive its entire ration by licking in the booth, behavioral training was initiated (typically 1 week). Each mouse was initially trained and tested in one contrast condition (see </w:t>
      </w:r>
      <w:r w:rsidRPr="003A75F6">
        <w:rPr>
          <w:rFonts w:ascii="Arial" w:hAnsi="Arial" w:cs="Arial"/>
          <w:i/>
          <w:iCs/>
          <w:sz w:val="22"/>
          <w:szCs w:val="22"/>
        </w:rPr>
        <w:t>Stimuli</w:t>
      </w:r>
      <w:r w:rsidRPr="003A75F6">
        <w:rPr>
          <w:rFonts w:ascii="Arial" w:hAnsi="Arial" w:cs="Arial"/>
          <w:sz w:val="22"/>
          <w:szCs w:val="22"/>
        </w:rPr>
        <w:t xml:space="preserve">), with the initial training condition counterbalanced across mice. Behavioral performance was monitored during training, and mice were considered </w:t>
      </w:r>
      <w:r w:rsidRPr="003A75F6">
        <w:rPr>
          <w:rFonts w:ascii="Arial" w:hAnsi="Arial" w:cs="Arial"/>
          <w:sz w:val="22"/>
          <w:szCs w:val="22"/>
        </w:rPr>
        <w:lastRenderedPageBreak/>
        <w:t xml:space="preserve">trained after completing at least three consecutive sessions with over 80% percent correct (~2-3 weeks). After completing training, behavioral thresholds were measured during at least three sessions in which psychometric stimuli were presented (see </w:t>
      </w:r>
      <w:r w:rsidRPr="003A75F6">
        <w:rPr>
          <w:rFonts w:ascii="Arial" w:hAnsi="Arial" w:cs="Arial"/>
          <w:i/>
          <w:iCs/>
          <w:sz w:val="22"/>
          <w:szCs w:val="22"/>
        </w:rPr>
        <w:t>Stimuli</w:t>
      </w:r>
      <w:r w:rsidRPr="003A75F6">
        <w:rPr>
          <w:rFonts w:ascii="Arial" w:hAnsi="Arial" w:cs="Arial"/>
          <w:sz w:val="22"/>
          <w:szCs w:val="22"/>
        </w:rPr>
        <w:t xml:space="preserve">). After estimating the behavioral threshold for each mouse, offset stimulus sets were generated using threshold-level targets. After completion of at least three sessions in the offset task, each mouse was then retrained on the remaining contrast condition. Upon reaching the training criterion of 80% in the new contrast condition, mice were then tested in the psychometric and offset tasks as previously described. For mice in electrophysiological experiments, this sequence of training and testing was continued until the recording site yielded less than three units, or until the mouse stopped </w:t>
      </w:r>
      <w:r w:rsidR="002373E5">
        <w:rPr>
          <w:rFonts w:ascii="Arial" w:hAnsi="Arial" w:cs="Arial"/>
          <w:sz w:val="22"/>
          <w:szCs w:val="22"/>
        </w:rPr>
        <w:t>performing</w:t>
      </w:r>
      <w:r w:rsidRPr="003A75F6">
        <w:rPr>
          <w:rFonts w:ascii="Arial" w:hAnsi="Arial" w:cs="Arial"/>
          <w:sz w:val="22"/>
          <w:szCs w:val="22"/>
        </w:rPr>
        <w:t xml:space="preserve"> in the task.</w:t>
      </w:r>
    </w:p>
    <w:p w14:paraId="4C240E02" w14:textId="77777777" w:rsidR="008949ED" w:rsidRPr="003A75F6" w:rsidRDefault="008949ED" w:rsidP="000A7884">
      <w:pPr>
        <w:ind w:firstLine="360"/>
        <w:jc w:val="both"/>
        <w:rPr>
          <w:rFonts w:ascii="Arial" w:hAnsi="Arial" w:cs="Arial"/>
          <w:sz w:val="22"/>
          <w:szCs w:val="22"/>
        </w:rPr>
      </w:pPr>
    </w:p>
    <w:p w14:paraId="1E3A40FD" w14:textId="77777777" w:rsidR="008949ED" w:rsidRPr="003A75F6" w:rsidRDefault="008949ED" w:rsidP="000A7884">
      <w:pPr>
        <w:jc w:val="both"/>
        <w:rPr>
          <w:rFonts w:ascii="Arial" w:hAnsi="Arial" w:cs="Arial"/>
          <w:sz w:val="22"/>
          <w:szCs w:val="22"/>
        </w:rPr>
      </w:pPr>
      <w:r w:rsidRPr="002373E5">
        <w:rPr>
          <w:rFonts w:ascii="Arial" w:hAnsi="Arial" w:cs="Arial"/>
          <w:i/>
          <w:iCs/>
          <w:sz w:val="22"/>
          <w:szCs w:val="22"/>
        </w:rPr>
        <w:t>Stimuli</w:t>
      </w:r>
      <w:r w:rsidRPr="003A75F6">
        <w:rPr>
          <w:rFonts w:ascii="Arial" w:hAnsi="Arial" w:cs="Arial"/>
          <w:sz w:val="22"/>
          <w:szCs w:val="22"/>
        </w:rPr>
        <w:t xml:space="preserve">. All stimuli were created in MATLAB and sampled at 192 kHz or 200 kHz and 32-bit resolution. A set of dynamic random chords (DRCs) were created with different contrasts, similarly to those described in previous studies (CITE). This stimulus was used 1) to measure the spectrotemporal receptive fields of neurons by fitting a linear-nonlinear model, and 2) to modulate the gain of auditory neurons by manipulating stimulus contrast. To construct a DRC, amplitude modulated pure tones were </w:t>
      </w:r>
      <w:r w:rsidR="002373E5">
        <w:rPr>
          <w:rFonts w:ascii="Arial" w:hAnsi="Arial" w:cs="Arial"/>
          <w:sz w:val="22"/>
          <w:szCs w:val="22"/>
        </w:rPr>
        <w:t>generated at multiple frequencies and then superimposed</w:t>
      </w:r>
      <w:r w:rsidRPr="003A75F6">
        <w:rPr>
          <w:rFonts w:ascii="Arial" w:hAnsi="Arial" w:cs="Arial"/>
          <w:sz w:val="22"/>
          <w:szCs w:val="22"/>
        </w:rPr>
        <w:t xml:space="preserve"> to create a chord.</w:t>
      </w:r>
      <w:r w:rsidR="002373E5">
        <w:rPr>
          <w:rFonts w:ascii="Arial" w:hAnsi="Arial" w:cs="Arial"/>
          <w:sz w:val="22"/>
          <w:szCs w:val="22"/>
        </w:rPr>
        <w:t xml:space="preserve"> In some experiments, 34 frequencies were sampled between 4 and ~40kHz in 1/10 octave steps, in the remaining experiments, 33 frequencies were sampled between 4 and 64kHz in 1/8 octave steps. </w:t>
      </w:r>
      <w:r w:rsidRPr="003A75F6">
        <w:rPr>
          <w:rFonts w:ascii="Arial" w:hAnsi="Arial" w:cs="Arial"/>
          <w:sz w:val="22"/>
          <w:szCs w:val="22"/>
        </w:rPr>
        <w:t>The amplitude envelope of each tone was generated as follows: every 2</w:t>
      </w:r>
      <w:r w:rsidR="002373E5">
        <w:rPr>
          <w:rFonts w:ascii="Arial" w:hAnsi="Arial" w:cs="Arial"/>
          <w:sz w:val="22"/>
          <w:szCs w:val="22"/>
        </w:rPr>
        <w:t>5</w:t>
      </w:r>
      <w:r w:rsidRPr="003A75F6">
        <w:rPr>
          <w:rFonts w:ascii="Arial" w:hAnsi="Arial" w:cs="Arial"/>
          <w:sz w:val="22"/>
          <w:szCs w:val="22"/>
        </w:rPr>
        <w:t xml:space="preserve"> </w:t>
      </w:r>
      <w:proofErr w:type="spellStart"/>
      <w:r w:rsidRPr="003A75F6">
        <w:rPr>
          <w:rFonts w:ascii="Arial" w:hAnsi="Arial" w:cs="Arial"/>
          <w:sz w:val="22"/>
          <w:szCs w:val="22"/>
        </w:rPr>
        <w:t>ms</w:t>
      </w:r>
      <w:proofErr w:type="spellEnd"/>
      <w:r w:rsidRPr="003A75F6">
        <w:rPr>
          <w:rFonts w:ascii="Arial" w:hAnsi="Arial" w:cs="Arial"/>
          <w:sz w:val="22"/>
          <w:szCs w:val="22"/>
        </w:rPr>
        <w:t xml:space="preserve">, amplitudes for each frequency were sampled from a uniform distribution with a mean of 50 dB and a width of ±5 dB in low contrast or ±15 dB in high contrast. Between each 20 </w:t>
      </w:r>
      <w:proofErr w:type="spellStart"/>
      <w:r w:rsidRPr="003A75F6">
        <w:rPr>
          <w:rFonts w:ascii="Arial" w:hAnsi="Arial" w:cs="Arial"/>
          <w:sz w:val="22"/>
          <w:szCs w:val="22"/>
        </w:rPr>
        <w:t>ms</w:t>
      </w:r>
      <w:proofErr w:type="spellEnd"/>
      <w:r w:rsidRPr="003A75F6">
        <w:rPr>
          <w:rFonts w:ascii="Arial" w:hAnsi="Arial" w:cs="Arial"/>
          <w:sz w:val="22"/>
          <w:szCs w:val="22"/>
        </w:rPr>
        <w:t xml:space="preserve"> chord, the amplitude envelope of each frequency band was linearly ramped over 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the amplitude value for the next chord, such that the total duration of each chord and its ramp was 25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synthesize the stimuli, amplitude envelopes were multiplied by a sine wave of their respective frequencies, and summed to produce the final waveform.</w:t>
      </w:r>
    </w:p>
    <w:p w14:paraId="3BDBF0B8"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In all stages of behavioral training and testing, stimuli created for each trial consisted of a DRC background containing a change in contrast, and the presence or lack of a target at a delay after the change in contrast. Each trial was initialized with 3 seconds of DRC noise of one contrast, followed by a switch to the other contrast. Targets consisted of a fixed chord composed of 17 frequencies pseudo-randomly sampled from the frequencies contained in the DRC background, such that the target frequencies were uniformly distributed across the frequency range of the background. To add targets to the background noise, the target amplitude at each target frequency was simply added to a single chord in the amplitude envelope of the background, and ramped as described previously; this procedure ensured that target timing was perfectly aligned to changes in the background noise, removing asynchronous timing cues that could be used by the animal to detect the target. Target amplitudes are described in values of signal-to-noise ratio (SNR) relative to the average level of the background noise (</w:t>
      </w:r>
      <w:proofErr w:type="spellStart"/>
      <w:r w:rsidRPr="003A75F6">
        <w:rPr>
          <w:rFonts w:ascii="Arial" w:hAnsi="Arial" w:cs="Arial"/>
          <w:sz w:val="22"/>
          <w:szCs w:val="22"/>
        </w:rPr>
        <w:t>ie</w:t>
      </w:r>
      <w:proofErr w:type="spellEnd"/>
      <w:r w:rsidRPr="003A75F6">
        <w:rPr>
          <w:rFonts w:ascii="Arial" w:hAnsi="Arial" w:cs="Arial"/>
          <w:sz w:val="22"/>
          <w:szCs w:val="22"/>
        </w:rPr>
        <w:t xml:space="preserve">. a 50 dB target embedded in 50 dB noise would have an SNR of 0 dB). We note that because the targets only contained power in half of the frequency bands used to construct the noise background, target SNRs were typically above 0 </w:t>
      </w:r>
      <w:proofErr w:type="spellStart"/>
      <w:r w:rsidRPr="003A75F6">
        <w:rPr>
          <w:rFonts w:ascii="Arial" w:hAnsi="Arial" w:cs="Arial"/>
          <w:sz w:val="22"/>
          <w:szCs w:val="22"/>
        </w:rPr>
        <w:t>dB.</w:t>
      </w:r>
      <w:proofErr w:type="spellEnd"/>
      <w:r w:rsidRPr="003A75F6">
        <w:rPr>
          <w:rFonts w:ascii="Arial" w:hAnsi="Arial" w:cs="Arial"/>
          <w:sz w:val="22"/>
          <w:szCs w:val="22"/>
        </w:rPr>
        <w:t xml:space="preserve"> </w:t>
      </w:r>
      <w:r w:rsidR="002373E5" w:rsidRPr="00E53D12">
        <w:rPr>
          <w:rFonts w:ascii="Arial" w:hAnsi="Arial" w:cs="Arial"/>
          <w:sz w:val="22"/>
          <w:szCs w:val="22"/>
          <w:highlight w:val="yellow"/>
        </w:rPr>
        <w:t>**** INSERT TABLE DESCRIBING ALL DIFFERENT EXPERIMENTAL CONDITIONS ****</w:t>
      </w:r>
      <w:r w:rsidRPr="003A75F6">
        <w:rPr>
          <w:rFonts w:ascii="Arial" w:hAnsi="Arial" w:cs="Arial"/>
          <w:sz w:val="22"/>
          <w:szCs w:val="22"/>
        </w:rPr>
        <w:t xml:space="preserve"> In all trials, targets were embedded after a change in the background contrast, with a delay and volume dependent on the current training or testing stage (see Behavioral Task).</w:t>
      </w:r>
    </w:p>
    <w:p w14:paraId="7FAE8F44" w14:textId="77777777" w:rsidR="008949ED" w:rsidRPr="003A75F6" w:rsidRDefault="008949ED" w:rsidP="000A7884">
      <w:pPr>
        <w:ind w:firstLine="360"/>
        <w:jc w:val="both"/>
        <w:rPr>
          <w:rFonts w:ascii="Arial" w:hAnsi="Arial" w:cs="Arial"/>
          <w:sz w:val="22"/>
          <w:szCs w:val="22"/>
        </w:rPr>
      </w:pPr>
    </w:p>
    <w:p w14:paraId="66BB2E65" w14:textId="77777777" w:rsidR="008949ED" w:rsidRPr="003A75F6" w:rsidRDefault="008949ED" w:rsidP="000A7884">
      <w:pPr>
        <w:jc w:val="both"/>
        <w:rPr>
          <w:rFonts w:ascii="Arial" w:hAnsi="Arial" w:cs="Arial"/>
          <w:sz w:val="22"/>
          <w:szCs w:val="22"/>
        </w:rPr>
      </w:pPr>
      <w:r w:rsidRPr="002373E5">
        <w:rPr>
          <w:rFonts w:ascii="Arial" w:hAnsi="Arial" w:cs="Arial"/>
          <w:i/>
          <w:iCs/>
          <w:sz w:val="22"/>
          <w:szCs w:val="22"/>
        </w:rPr>
        <w:t>Behavioral Task</w:t>
      </w:r>
      <w:r w:rsidRPr="003A75F6">
        <w:rPr>
          <w:rFonts w:ascii="Arial" w:hAnsi="Arial" w:cs="Arial"/>
          <w:sz w:val="22"/>
          <w:szCs w:val="22"/>
        </w:rPr>
        <w:t>. We employed a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to measure </w:t>
      </w:r>
      <w:proofErr w:type="spellStart"/>
      <w:r w:rsidRPr="003A75F6">
        <w:rPr>
          <w:rFonts w:ascii="Arial" w:hAnsi="Arial" w:cs="Arial"/>
          <w:sz w:val="22"/>
          <w:szCs w:val="22"/>
        </w:rPr>
        <w:t>mouses’</w:t>
      </w:r>
      <w:proofErr w:type="spellEnd"/>
      <w:r w:rsidRPr="003A75F6">
        <w:rPr>
          <w:rFonts w:ascii="Arial" w:hAnsi="Arial" w:cs="Arial"/>
          <w:sz w:val="22"/>
          <w:szCs w:val="22"/>
        </w:rPr>
        <w:t xml:space="preserve"> perceptual ability to detect targets in noise. In this task, each trial consisted of a noise background with a contrast shift, along with the presence or absence of a target after the change in contrast. Mice were trained to lick when they detect a target (hit), or to withhold licking in the absence of a target (correct reject). This behavior was reinforced by providing a 4-5uL water reward when the mouse performed a hit, and by initiating a 7</w:t>
      </w:r>
      <w:r w:rsidR="002373E5">
        <w:rPr>
          <w:rFonts w:ascii="Arial" w:hAnsi="Arial" w:cs="Arial"/>
          <w:sz w:val="22"/>
          <w:szCs w:val="22"/>
        </w:rPr>
        <w:t>-10</w:t>
      </w:r>
      <w:r w:rsidRPr="003A75F6">
        <w:rPr>
          <w:rFonts w:ascii="Arial" w:hAnsi="Arial" w:cs="Arial"/>
          <w:sz w:val="22"/>
          <w:szCs w:val="22"/>
        </w:rPr>
        <w:t>s timeout when the mouse licked in the absence of a target (false alarm). Any licks detected during the timeout period resulted in the timeout timer being reset.</w:t>
      </w:r>
      <w:r w:rsidR="00E53D12">
        <w:rPr>
          <w:rFonts w:ascii="Arial" w:hAnsi="Arial" w:cs="Arial"/>
          <w:sz w:val="22"/>
          <w:szCs w:val="22"/>
        </w:rPr>
        <w:t xml:space="preserve"> In a subset of mice, we introduced an additional trial abort period coincident with the first part of the contrast background, before the contrast switch. Any licks detected in this abort period resulted in the trial being reset after a 7-10s timeout, until the mouse withheld from licking during this period.</w:t>
      </w:r>
      <w:r w:rsidRPr="003A75F6">
        <w:rPr>
          <w:rFonts w:ascii="Arial" w:hAnsi="Arial" w:cs="Arial"/>
          <w:sz w:val="22"/>
          <w:szCs w:val="22"/>
        </w:rPr>
        <w:t xml:space="preserve"> In this task, misses and correct rejects were not rewarded or punished. Trials were separated by a minimum 1.5s inter-trial-interval (ITI). To discourage spontaneous licking, licks were monitored during this period, and if any licks occur</w:t>
      </w:r>
      <w:r w:rsidR="002373E5">
        <w:rPr>
          <w:rFonts w:ascii="Arial" w:hAnsi="Arial" w:cs="Arial"/>
          <w:sz w:val="22"/>
          <w:szCs w:val="22"/>
        </w:rPr>
        <w:t>r</w:t>
      </w:r>
      <w:r w:rsidRPr="003A75F6">
        <w:rPr>
          <w:rFonts w:ascii="Arial" w:hAnsi="Arial" w:cs="Arial"/>
          <w:sz w:val="22"/>
          <w:szCs w:val="22"/>
        </w:rPr>
        <w:t>ed the ITI timer would be reset.</w:t>
      </w:r>
      <w:r w:rsidR="002373E5">
        <w:rPr>
          <w:rFonts w:ascii="Arial" w:hAnsi="Arial" w:cs="Arial"/>
          <w:sz w:val="22"/>
          <w:szCs w:val="22"/>
        </w:rPr>
        <w:t xml:space="preserve"> </w:t>
      </w:r>
    </w:p>
    <w:p w14:paraId="35EFBAEC"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Several of our behavioral tasks varied the timing of the target relative to the contrast shift, which required a method for estimating hit rates and false alarm rates at different times during each trial, and to reward and punish the animal during these times in an unbiased manner. To approach this issue, we considered licks as responses only during a 1 s response window after a target presentation in the trial (</w:t>
      </w:r>
      <w:proofErr w:type="spellStart"/>
      <w:r w:rsidRPr="003A75F6">
        <w:rPr>
          <w:rFonts w:ascii="Arial" w:hAnsi="Arial" w:cs="Arial"/>
          <w:sz w:val="22"/>
          <w:szCs w:val="22"/>
        </w:rPr>
        <w:t>eg.</w:t>
      </w:r>
      <w:proofErr w:type="spellEnd"/>
      <w:r w:rsidRPr="003A75F6">
        <w:rPr>
          <w:rFonts w:ascii="Arial" w:hAnsi="Arial" w:cs="Arial"/>
          <w:sz w:val="22"/>
          <w:szCs w:val="22"/>
        </w:rPr>
        <w:t xml:space="preserve"> if a target was presented 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the response window persisted from 500 to 1500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To apply this method to noise-only trials, in which no targets were presented, we considered noise trials as target trials </w:t>
      </w:r>
      <w:r w:rsidRPr="003A75F6">
        <w:rPr>
          <w:rFonts w:ascii="Arial" w:hAnsi="Arial" w:cs="Arial"/>
          <w:sz w:val="22"/>
          <w:szCs w:val="22"/>
        </w:rPr>
        <w:lastRenderedPageBreak/>
        <w:t xml:space="preserve">containing infinitely small target amplitudes. For each noise trial, we assigned a response window with equiprobable delay matched to the target conditions, and considered only licks within those “target” response windows. Thus, over the course of a session, we randomly sampled lick probabilities in noise trials during the same temporal windows as those licks considered during target trials. Using this scheme, we treated target and noise trials identically, and estimated hit rates and false alarm rates over time in an unbiased manner. </w:t>
      </w:r>
    </w:p>
    <w:p w14:paraId="48E2CE98"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 xml:space="preserve">Each mouse performed three stages in the behavioral task: training, psychometric testing, and offset testing. During the training task, trials consisted of two types, noise trials or target trials presented with equal probability. To facilitate learning, we selected target SNRs at the highest end of the range described previously: in low contrast training sessions, targets were 16 dB SNR, and in high contrast training sessions, targets were 20 dB SNR. To prevent response bias as a function of target timing, we randomly varied the target delay between 250, 500, 750 and 1000ms after the contrast change in each trial. During the psychometric testing task, there 7 trial types consisting of noise trials and target trials spanning six different SNRs </w:t>
      </w:r>
      <w:r w:rsidR="00E53D12">
        <w:rPr>
          <w:rFonts w:ascii="Arial" w:hAnsi="Arial" w:cs="Arial"/>
          <w:sz w:val="22"/>
          <w:szCs w:val="22"/>
        </w:rPr>
        <w:t xml:space="preserve">(*** </w:t>
      </w:r>
      <w:r w:rsidR="00E53D12" w:rsidRPr="00E53D12">
        <w:rPr>
          <w:rFonts w:ascii="Arial" w:hAnsi="Arial" w:cs="Arial"/>
          <w:sz w:val="22"/>
          <w:szCs w:val="22"/>
          <w:highlight w:val="yellow"/>
        </w:rPr>
        <w:t>TABLE</w:t>
      </w:r>
      <w:r w:rsidR="00E53D12">
        <w:rPr>
          <w:rFonts w:ascii="Arial" w:hAnsi="Arial" w:cs="Arial"/>
          <w:sz w:val="22"/>
          <w:szCs w:val="22"/>
        </w:rPr>
        <w:t>***</w:t>
      </w:r>
      <w:r w:rsidRPr="003A75F6">
        <w:rPr>
          <w:rFonts w:ascii="Arial" w:hAnsi="Arial" w:cs="Arial"/>
          <w:sz w:val="22"/>
          <w:szCs w:val="22"/>
        </w:rPr>
        <w:t>). Based on behavioral piloting, we presented high SNR trials with a greater probability, to prevent mice from giving up during the task. In low and high contrast psychometric sessions, the probability of a noise trial was 0.4, the probability of the four lowest target SNRs was 0.05 each, and the probability of the two highest target SNRs was 0.2 each</w:t>
      </w:r>
      <w:r w:rsidR="00E53D12">
        <w:rPr>
          <w:rFonts w:ascii="Arial" w:hAnsi="Arial" w:cs="Arial"/>
          <w:sz w:val="22"/>
          <w:szCs w:val="22"/>
        </w:rPr>
        <w:t xml:space="preserve"> </w:t>
      </w:r>
      <w:r w:rsidR="00E53D12" w:rsidRPr="00E53D12">
        <w:rPr>
          <w:rFonts w:ascii="Arial" w:hAnsi="Arial" w:cs="Arial"/>
          <w:sz w:val="22"/>
          <w:szCs w:val="22"/>
          <w:highlight w:val="yellow"/>
        </w:rPr>
        <w:t>(***but, make Supplemental Figure for tasks with equal presentation probability**</w:t>
      </w:r>
      <w:r w:rsidR="00E53D12">
        <w:rPr>
          <w:rFonts w:ascii="Arial" w:hAnsi="Arial" w:cs="Arial"/>
          <w:sz w:val="22"/>
          <w:szCs w:val="22"/>
        </w:rPr>
        <w:t>*)</w:t>
      </w:r>
      <w:r w:rsidRPr="003A75F6">
        <w:rPr>
          <w:rFonts w:ascii="Arial" w:hAnsi="Arial" w:cs="Arial"/>
          <w:sz w:val="22"/>
          <w:szCs w:val="22"/>
        </w:rPr>
        <w:t xml:space="preserve">. As in training, target timing was varied randomly between 250, 500, 750 and 1000ms after the contrast change in each trial. After completing at least three sessions of the psychometric task, stimuli were generated for the offset testing task. This task consisted of 15 unique trial types: 3 target volumes (noise trials, threshold target trials, and high SNR target trials), and 5 target delays relative to the contrast change (25, 75, 225, 475, 975 </w:t>
      </w:r>
      <w:proofErr w:type="spellStart"/>
      <w:r w:rsidRPr="003A75F6">
        <w:rPr>
          <w:rFonts w:ascii="Arial" w:hAnsi="Arial" w:cs="Arial"/>
          <w:sz w:val="22"/>
          <w:szCs w:val="22"/>
        </w:rPr>
        <w:t>ms</w:t>
      </w:r>
      <w:proofErr w:type="spellEnd"/>
      <w:r w:rsidRPr="003A75F6">
        <w:rPr>
          <w:rFonts w:ascii="Arial" w:hAnsi="Arial" w:cs="Arial"/>
          <w:sz w:val="22"/>
          <w:szCs w:val="22"/>
        </w:rPr>
        <w:t xml:space="preserve"> delay). Threshold target amplitudes were determined individually for each mouse by estimating target detection thresholds in each contrast condition during psychometric testing sessions, and varied between ~2-12 in low contrast and ~8-16 dB SNR in high contrast. Based on behavioral piloting, noise trials, threshold target trials, and high SNR target trials were presented with probabilities of 0.4, 0.2, and 0.4, respectively. Target delay on each trial was selected with equal probability. In all behavioral stages, trial order was </w:t>
      </w:r>
      <w:proofErr w:type="spellStart"/>
      <w:r w:rsidRPr="003A75F6">
        <w:rPr>
          <w:rFonts w:ascii="Arial" w:hAnsi="Arial" w:cs="Arial"/>
          <w:sz w:val="22"/>
          <w:szCs w:val="22"/>
        </w:rPr>
        <w:t>pseudorandomly</w:t>
      </w:r>
      <w:proofErr w:type="spellEnd"/>
      <w:r w:rsidRPr="003A75F6">
        <w:rPr>
          <w:rFonts w:ascii="Arial" w:hAnsi="Arial" w:cs="Arial"/>
          <w:sz w:val="22"/>
          <w:szCs w:val="22"/>
        </w:rPr>
        <w:t xml:space="preserve"> generated, such that there were no more than three target or noise trials in a row.</w:t>
      </w:r>
    </w:p>
    <w:p w14:paraId="401C7569" w14:textId="77777777" w:rsidR="008949ED" w:rsidRPr="003A75F6" w:rsidRDefault="008949ED" w:rsidP="000A7884">
      <w:pPr>
        <w:ind w:firstLine="360"/>
        <w:jc w:val="both"/>
        <w:rPr>
          <w:rFonts w:ascii="Arial" w:hAnsi="Arial" w:cs="Arial"/>
          <w:sz w:val="22"/>
          <w:szCs w:val="22"/>
        </w:rPr>
      </w:pPr>
    </w:p>
    <w:p w14:paraId="1ED10EF8" w14:textId="77777777" w:rsidR="008949ED" w:rsidRPr="003A75F6" w:rsidRDefault="008949ED" w:rsidP="000A7884">
      <w:pPr>
        <w:jc w:val="both"/>
        <w:rPr>
          <w:rFonts w:ascii="Arial" w:hAnsi="Arial" w:cs="Arial"/>
          <w:sz w:val="22"/>
          <w:szCs w:val="22"/>
        </w:rPr>
      </w:pPr>
      <w:r w:rsidRPr="00E53D12">
        <w:rPr>
          <w:rFonts w:ascii="Arial" w:hAnsi="Arial" w:cs="Arial"/>
          <w:i/>
          <w:iCs/>
          <w:sz w:val="22"/>
          <w:szCs w:val="22"/>
        </w:rPr>
        <w:t>Electrophysiological Recordings</w:t>
      </w:r>
      <w:r w:rsidRPr="003A75F6">
        <w:rPr>
          <w:rFonts w:ascii="Arial" w:hAnsi="Arial" w:cs="Arial"/>
          <w:sz w:val="22"/>
          <w:szCs w:val="22"/>
        </w:rPr>
        <w:t>. Neural signals were acquired from awake, behaving mice as they performed the psychometric and offset testing tasks described previously. Chronically implanted, 16</w:t>
      </w:r>
      <w:r w:rsidR="00E53D12">
        <w:rPr>
          <w:rFonts w:ascii="Arial" w:hAnsi="Arial" w:cs="Arial"/>
          <w:sz w:val="22"/>
          <w:szCs w:val="22"/>
        </w:rPr>
        <w:t>-, 32-, or 64-</w:t>
      </w:r>
      <w:r w:rsidRPr="003A75F6">
        <w:rPr>
          <w:rFonts w:ascii="Arial" w:hAnsi="Arial" w:cs="Arial"/>
          <w:sz w:val="22"/>
          <w:szCs w:val="22"/>
        </w:rPr>
        <w:t xml:space="preserve">channel </w:t>
      </w:r>
      <w:proofErr w:type="spellStart"/>
      <w:r w:rsidRPr="003A75F6">
        <w:rPr>
          <w:rFonts w:ascii="Arial" w:hAnsi="Arial" w:cs="Arial"/>
          <w:sz w:val="22"/>
          <w:szCs w:val="22"/>
        </w:rPr>
        <w:t>microdrives</w:t>
      </w:r>
      <w:proofErr w:type="spellEnd"/>
      <w:r w:rsidRPr="003A75F6">
        <w:rPr>
          <w:rFonts w:ascii="Arial" w:hAnsi="Arial" w:cs="Arial"/>
          <w:sz w:val="22"/>
          <w:szCs w:val="22"/>
        </w:rPr>
        <w:t xml:space="preserve"> were connected to </w:t>
      </w:r>
      <w:r w:rsidR="00E53D12">
        <w:rPr>
          <w:rFonts w:ascii="Arial" w:hAnsi="Arial" w:cs="Arial"/>
          <w:sz w:val="22"/>
          <w:szCs w:val="22"/>
        </w:rPr>
        <w:t>one or two</w:t>
      </w:r>
      <w:r w:rsidRPr="003A75F6">
        <w:rPr>
          <w:rFonts w:ascii="Arial" w:hAnsi="Arial" w:cs="Arial"/>
          <w:sz w:val="22"/>
          <w:szCs w:val="22"/>
        </w:rPr>
        <w:t xml:space="preserve"> 32 channel </w:t>
      </w:r>
      <w:proofErr w:type="spellStart"/>
      <w:r w:rsidRPr="003A75F6">
        <w:rPr>
          <w:rFonts w:ascii="Arial" w:hAnsi="Arial" w:cs="Arial"/>
          <w:sz w:val="22"/>
          <w:szCs w:val="22"/>
        </w:rPr>
        <w:t>Intan</w:t>
      </w:r>
      <w:proofErr w:type="spellEnd"/>
      <w:r w:rsidRPr="003A75F6">
        <w:rPr>
          <w:rFonts w:ascii="Arial" w:hAnsi="Arial" w:cs="Arial"/>
          <w:sz w:val="22"/>
          <w:szCs w:val="22"/>
        </w:rPr>
        <w:t xml:space="preserve"> amplifier </w:t>
      </w:r>
      <w:proofErr w:type="spellStart"/>
      <w:r w:rsidRPr="003A75F6">
        <w:rPr>
          <w:rFonts w:ascii="Arial" w:hAnsi="Arial" w:cs="Arial"/>
          <w:sz w:val="22"/>
          <w:szCs w:val="22"/>
        </w:rPr>
        <w:t>headstage</w:t>
      </w:r>
      <w:r w:rsidR="00E53D12">
        <w:rPr>
          <w:rFonts w:ascii="Arial" w:hAnsi="Arial" w:cs="Arial"/>
          <w:sz w:val="22"/>
          <w:szCs w:val="22"/>
        </w:rPr>
        <w:t>s</w:t>
      </w:r>
      <w:proofErr w:type="spellEnd"/>
      <w:r w:rsidRPr="003A75F6">
        <w:rPr>
          <w:rFonts w:ascii="Arial" w:hAnsi="Arial" w:cs="Arial"/>
          <w:sz w:val="22"/>
          <w:szCs w:val="22"/>
        </w:rPr>
        <w:t xml:space="preserve">. Amplified signals were recorded at 30 kHz using an </w:t>
      </w:r>
      <w:proofErr w:type="spellStart"/>
      <w:r w:rsidRPr="003A75F6">
        <w:rPr>
          <w:rFonts w:ascii="Arial" w:hAnsi="Arial" w:cs="Arial"/>
          <w:sz w:val="22"/>
          <w:szCs w:val="22"/>
        </w:rPr>
        <w:t>openEphys</w:t>
      </w:r>
      <w:proofErr w:type="spellEnd"/>
      <w:r w:rsidRPr="003A75F6">
        <w:rPr>
          <w:rFonts w:ascii="Arial" w:hAnsi="Arial" w:cs="Arial"/>
          <w:sz w:val="22"/>
          <w:szCs w:val="22"/>
        </w:rPr>
        <w:t xml:space="preserve"> acquisition board via an SPI cable, where the signals were digitized. Prior to spike analysis, broadband signals were filtered between 0.5 and 6000 Hz, offset corrected, and re-referenced to the median across all active channels. The preprocessed data was then sorted using </w:t>
      </w:r>
      <w:proofErr w:type="spellStart"/>
      <w:r w:rsidRPr="003A75F6">
        <w:rPr>
          <w:rFonts w:ascii="Arial" w:hAnsi="Arial" w:cs="Arial"/>
          <w:sz w:val="22"/>
          <w:szCs w:val="22"/>
        </w:rPr>
        <w:t>KiloSort</w:t>
      </w:r>
      <w:proofErr w:type="spellEnd"/>
      <w:r w:rsidRPr="003A75F6">
        <w:rPr>
          <w:rFonts w:ascii="Arial" w:hAnsi="Arial" w:cs="Arial"/>
          <w:sz w:val="22"/>
          <w:szCs w:val="22"/>
        </w:rPr>
        <w:t xml:space="preserve"> (CITE)</w:t>
      </w:r>
      <w:r w:rsidR="00E53D12">
        <w:rPr>
          <w:rFonts w:ascii="Arial" w:hAnsi="Arial" w:cs="Arial"/>
          <w:sz w:val="22"/>
          <w:szCs w:val="22"/>
        </w:rPr>
        <w:t xml:space="preserve"> or KiloSort2</w:t>
      </w:r>
      <w:r w:rsidRPr="003A75F6">
        <w:rPr>
          <w:rFonts w:ascii="Arial" w:hAnsi="Arial" w:cs="Arial"/>
          <w:sz w:val="22"/>
          <w:szCs w:val="22"/>
        </w:rPr>
        <w:t xml:space="preserve"> and the resulting clustering was manually corrected in </w:t>
      </w:r>
      <w:proofErr w:type="spellStart"/>
      <w:r w:rsidRPr="003A75F6">
        <w:rPr>
          <w:rFonts w:ascii="Arial" w:hAnsi="Arial" w:cs="Arial"/>
          <w:sz w:val="22"/>
          <w:szCs w:val="22"/>
        </w:rPr>
        <w:t>phy</w:t>
      </w:r>
      <w:proofErr w:type="spellEnd"/>
      <w:r w:rsidRPr="003A75F6">
        <w:rPr>
          <w:rFonts w:ascii="Arial" w:hAnsi="Arial" w:cs="Arial"/>
          <w:sz w:val="22"/>
          <w:szCs w:val="22"/>
        </w:rPr>
        <w:t xml:space="preserve"> (CITE) </w:t>
      </w:r>
      <w:r w:rsidR="00E53D12">
        <w:rPr>
          <w:rFonts w:ascii="Arial" w:hAnsi="Arial" w:cs="Arial"/>
          <w:sz w:val="22"/>
          <w:szCs w:val="22"/>
        </w:rPr>
        <w:t>according to community-developed guidelines</w:t>
      </w:r>
      <w:r w:rsidRPr="003A75F6">
        <w:rPr>
          <w:rFonts w:ascii="Arial" w:hAnsi="Arial" w:cs="Arial"/>
          <w:sz w:val="22"/>
          <w:szCs w:val="22"/>
        </w:rPr>
        <w:t>. The resulting units were labelled as single units if they exhibited a clear refractory period and did not need to be split. Splitting assessments were made through manual examination principle component features for the two best channels of a cluster. If two noticeable clusters in feature space were evident in a unit, the unit was either manually split, or classified as a multiunit.</w:t>
      </w:r>
    </w:p>
    <w:p w14:paraId="5538010E" w14:textId="3E9DB7AD" w:rsidR="00247E70" w:rsidRDefault="00247E70" w:rsidP="000A7884">
      <w:pPr>
        <w:jc w:val="both"/>
        <w:rPr>
          <w:ins w:id="642" w:author="Microsoft Office User" w:date="2021-04-28T10:10:00Z"/>
          <w:rFonts w:ascii="Arial" w:eastAsia="Times New Roman" w:hAnsi="Arial" w:cs="Arial"/>
          <w:sz w:val="22"/>
          <w:szCs w:val="22"/>
        </w:rPr>
      </w:pPr>
    </w:p>
    <w:p w14:paraId="439C3C38" w14:textId="0681A615" w:rsidR="007F3B5A" w:rsidRDefault="007F3B5A">
      <w:pPr>
        <w:rPr>
          <w:ins w:id="643" w:author="Microsoft Office User" w:date="2021-04-28T10:10:00Z"/>
          <w:rFonts w:ascii="Arial" w:eastAsia="Times New Roman" w:hAnsi="Arial" w:cs="Arial"/>
          <w:sz w:val="22"/>
          <w:szCs w:val="22"/>
        </w:rPr>
      </w:pPr>
      <w:ins w:id="644" w:author="Microsoft Office User" w:date="2021-04-28T10:10:00Z">
        <w:r>
          <w:rPr>
            <w:rFonts w:ascii="Arial" w:eastAsia="Times New Roman" w:hAnsi="Arial" w:cs="Arial"/>
            <w:sz w:val="22"/>
            <w:szCs w:val="22"/>
          </w:rPr>
          <w:br w:type="page"/>
        </w:r>
      </w:ins>
    </w:p>
    <w:p w14:paraId="36CD393D" w14:textId="3695FB62" w:rsidR="007F3B5A" w:rsidRPr="003A75F6" w:rsidRDefault="00BB3B4B" w:rsidP="000A7884">
      <w:pPr>
        <w:jc w:val="both"/>
        <w:rPr>
          <w:rFonts w:ascii="Arial" w:eastAsia="Times New Roman" w:hAnsi="Arial" w:cs="Arial"/>
          <w:sz w:val="22"/>
          <w:szCs w:val="22"/>
        </w:rPr>
      </w:pPr>
      <w:ins w:id="645" w:author="Microsoft Office User" w:date="2021-04-28T10:33:00Z">
        <w:r>
          <w:rPr>
            <w:rFonts w:ascii="Arial" w:eastAsia="Times New Roman" w:hAnsi="Arial" w:cs="Arial"/>
            <w:noProof/>
            <w:sz w:val="22"/>
            <w:szCs w:val="22"/>
          </w:rPr>
          <w:lastRenderedPageBreak/>
          <w:drawing>
            <wp:inline distT="0" distB="0" distL="0" distR="0" wp14:anchorId="32D99FA4" wp14:editId="09F2E2D1">
              <wp:extent cx="6858000" cy="4594225"/>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4594225"/>
                      </a:xfrm>
                      <a:prstGeom prst="rect">
                        <a:avLst/>
                      </a:prstGeom>
                    </pic:spPr>
                  </pic:pic>
                </a:graphicData>
              </a:graphic>
            </wp:inline>
          </w:drawing>
        </w:r>
      </w:ins>
    </w:p>
    <w:p w14:paraId="7C456BF8" w14:textId="7C22ACFB" w:rsidR="007F3B5A" w:rsidRPr="006D6A4E" w:rsidRDefault="007F3B5A" w:rsidP="007F3B5A">
      <w:pPr>
        <w:jc w:val="both"/>
        <w:rPr>
          <w:ins w:id="646" w:author="Microsoft Office User" w:date="2021-04-28T10:12:00Z"/>
          <w:rFonts w:ascii="Arial" w:eastAsia="Times New Roman" w:hAnsi="Arial" w:cs="Arial"/>
          <w:b/>
          <w:bCs/>
          <w:color w:val="000000"/>
          <w:sz w:val="20"/>
          <w:szCs w:val="20"/>
        </w:rPr>
      </w:pPr>
      <w:ins w:id="647" w:author="Microsoft Office User" w:date="2021-04-28T10:12:00Z">
        <w:r w:rsidRPr="006D6A4E">
          <w:rPr>
            <w:rFonts w:ascii="Arial" w:eastAsia="Times New Roman" w:hAnsi="Arial" w:cs="Arial"/>
            <w:b/>
            <w:bCs/>
            <w:color w:val="000000"/>
            <w:sz w:val="20"/>
            <w:szCs w:val="20"/>
          </w:rPr>
          <w:t xml:space="preserve">Supplemental </w:t>
        </w:r>
      </w:ins>
      <w:ins w:id="648" w:author="Microsoft Office User" w:date="2021-04-28T10:11:00Z">
        <w:r w:rsidRPr="006D6A4E">
          <w:rPr>
            <w:rFonts w:ascii="Arial" w:eastAsia="Times New Roman" w:hAnsi="Arial" w:cs="Arial"/>
            <w:b/>
            <w:bCs/>
            <w:color w:val="000000"/>
            <w:sz w:val="20"/>
            <w:szCs w:val="20"/>
          </w:rPr>
          <w:t xml:space="preserve">Figure </w:t>
        </w:r>
      </w:ins>
      <w:ins w:id="649" w:author="Microsoft Office User" w:date="2021-04-28T10:12:00Z">
        <w:r w:rsidRPr="006D6A4E">
          <w:rPr>
            <w:rFonts w:ascii="Arial" w:eastAsia="Times New Roman" w:hAnsi="Arial" w:cs="Arial"/>
            <w:b/>
            <w:bCs/>
            <w:color w:val="000000"/>
            <w:sz w:val="20"/>
            <w:szCs w:val="20"/>
          </w:rPr>
          <w:t>1</w:t>
        </w:r>
      </w:ins>
      <w:ins w:id="650" w:author="Microsoft Office User" w:date="2021-04-28T10:11:00Z">
        <w:r w:rsidRPr="006D6A4E">
          <w:rPr>
            <w:rFonts w:ascii="Arial" w:eastAsia="Times New Roman" w:hAnsi="Arial" w:cs="Arial"/>
            <w:b/>
            <w:bCs/>
            <w:color w:val="000000"/>
            <w:sz w:val="20"/>
            <w:szCs w:val="20"/>
          </w:rPr>
          <w:t>.</w:t>
        </w:r>
      </w:ins>
    </w:p>
    <w:p w14:paraId="595323F3" w14:textId="536090BD" w:rsidR="007F3B5A" w:rsidRPr="006D6A4E" w:rsidRDefault="007F3B5A" w:rsidP="007F3B5A">
      <w:pPr>
        <w:jc w:val="both"/>
        <w:rPr>
          <w:ins w:id="651" w:author="Microsoft Office User" w:date="2021-04-28T10:12:00Z"/>
          <w:rFonts w:ascii="Arial" w:eastAsia="Times New Roman" w:hAnsi="Arial" w:cs="Arial"/>
          <w:b/>
          <w:bCs/>
          <w:color w:val="000000"/>
          <w:sz w:val="20"/>
          <w:szCs w:val="20"/>
        </w:rPr>
      </w:pPr>
    </w:p>
    <w:p w14:paraId="413E84C2" w14:textId="4B455F9C" w:rsidR="007F3B5A" w:rsidRPr="006D6A4E" w:rsidDel="007F3B5A" w:rsidRDefault="007F3B5A" w:rsidP="007F3B5A">
      <w:pPr>
        <w:pStyle w:val="ListParagraph"/>
        <w:numPr>
          <w:ilvl w:val="0"/>
          <w:numId w:val="11"/>
        </w:numPr>
        <w:ind w:left="270" w:hanging="270"/>
        <w:jc w:val="both"/>
        <w:rPr>
          <w:del w:id="652" w:author="Microsoft Office User" w:date="2021-04-28T10:13:00Z"/>
          <w:rFonts w:ascii="Arial" w:eastAsia="Times New Roman" w:hAnsi="Arial" w:cs="Arial"/>
          <w:color w:val="000000"/>
          <w:sz w:val="20"/>
          <w:szCs w:val="20"/>
        </w:rPr>
        <w:pPrChange w:id="653" w:author="Microsoft Office User" w:date="2021-04-28T10:14:00Z">
          <w:pPr>
            <w:pStyle w:val="ListParagraph"/>
            <w:numPr>
              <w:numId w:val="11"/>
            </w:numPr>
            <w:ind w:hanging="360"/>
            <w:jc w:val="both"/>
          </w:pPr>
        </w:pPrChange>
      </w:pPr>
      <w:moveToRangeStart w:id="654" w:author="Microsoft Office User" w:date="2021-04-28T10:13:00Z" w:name="move70497217"/>
      <w:moveTo w:id="655" w:author="Microsoft Office User" w:date="2021-04-28T10:13:00Z">
        <w:r w:rsidRPr="006D6A4E">
          <w:rPr>
            <w:rFonts w:ascii="Arial" w:eastAsia="Times New Roman" w:hAnsi="Arial" w:cs="Arial"/>
            <w:color w:val="000000"/>
            <w:sz w:val="20"/>
            <w:szCs w:val="20"/>
            <w:rPrChange w:id="656" w:author="Microsoft Office User" w:date="2021-04-28T10:34:00Z">
              <w:rPr/>
            </w:rPrChange>
          </w:rPr>
          <w:t xml:space="preserve">Setup schematic for acute </w:t>
        </w:r>
        <w:proofErr w:type="spellStart"/>
        <w:r w:rsidRPr="006D6A4E">
          <w:rPr>
            <w:rFonts w:ascii="Arial" w:eastAsia="Times New Roman" w:hAnsi="Arial" w:cs="Arial"/>
            <w:color w:val="000000"/>
            <w:sz w:val="20"/>
            <w:szCs w:val="20"/>
            <w:rPrChange w:id="657" w:author="Microsoft Office User" w:date="2021-04-28T10:34:00Z">
              <w:rPr/>
            </w:rPrChange>
          </w:rPr>
          <w:t>muscimol</w:t>
        </w:r>
        <w:proofErr w:type="spellEnd"/>
        <w:r w:rsidRPr="006D6A4E">
          <w:rPr>
            <w:rFonts w:ascii="Arial" w:eastAsia="Times New Roman" w:hAnsi="Arial" w:cs="Arial"/>
            <w:color w:val="000000"/>
            <w:sz w:val="20"/>
            <w:szCs w:val="20"/>
            <w:rPrChange w:id="658" w:author="Microsoft Office User" w:date="2021-04-28T10:34:00Z">
              <w:rPr/>
            </w:rPrChange>
          </w:rPr>
          <w:t xml:space="preserve"> recordings in </w:t>
        </w:r>
        <w:proofErr w:type="spellStart"/>
        <w:r w:rsidRPr="006D6A4E">
          <w:rPr>
            <w:rFonts w:ascii="Arial" w:eastAsia="Times New Roman" w:hAnsi="Arial" w:cs="Arial"/>
            <w:color w:val="000000"/>
            <w:sz w:val="20"/>
            <w:szCs w:val="20"/>
            <w:rPrChange w:id="659" w:author="Microsoft Office User" w:date="2021-04-28T10:34:00Z">
              <w:rPr/>
            </w:rPrChange>
          </w:rPr>
          <w:t>ACtx</w:t>
        </w:r>
        <w:proofErr w:type="spellEnd"/>
        <w:r w:rsidRPr="006D6A4E">
          <w:rPr>
            <w:rFonts w:ascii="Arial" w:eastAsia="Times New Roman" w:hAnsi="Arial" w:cs="Arial"/>
            <w:color w:val="000000"/>
            <w:sz w:val="20"/>
            <w:szCs w:val="20"/>
            <w:rPrChange w:id="660" w:author="Microsoft Office User" w:date="2021-04-28T10:34:00Z">
              <w:rPr/>
            </w:rPrChange>
          </w:rPr>
          <w:t>.</w:t>
        </w:r>
      </w:moveTo>
    </w:p>
    <w:p w14:paraId="3F71BC2A" w14:textId="77777777" w:rsidR="007F3B5A" w:rsidRPr="006D6A4E" w:rsidRDefault="007F3B5A" w:rsidP="007F3B5A">
      <w:pPr>
        <w:pStyle w:val="ListParagraph"/>
        <w:numPr>
          <w:ilvl w:val="0"/>
          <w:numId w:val="11"/>
        </w:numPr>
        <w:ind w:left="270" w:hanging="270"/>
        <w:jc w:val="both"/>
        <w:rPr>
          <w:ins w:id="661" w:author="Microsoft Office User" w:date="2021-04-28T10:13:00Z"/>
          <w:moveTo w:id="662" w:author="Microsoft Office User" w:date="2021-04-28T10:13:00Z"/>
          <w:rFonts w:ascii="Arial" w:eastAsia="Times New Roman" w:hAnsi="Arial" w:cs="Arial"/>
          <w:color w:val="000000"/>
          <w:sz w:val="20"/>
          <w:szCs w:val="20"/>
          <w:rPrChange w:id="663" w:author="Microsoft Office User" w:date="2021-04-28T10:34:00Z">
            <w:rPr>
              <w:ins w:id="664" w:author="Microsoft Office User" w:date="2021-04-28T10:13:00Z"/>
              <w:moveTo w:id="665" w:author="Microsoft Office User" w:date="2021-04-28T10:13:00Z"/>
            </w:rPr>
          </w:rPrChange>
        </w:rPr>
        <w:pPrChange w:id="666" w:author="Microsoft Office User" w:date="2021-04-28T10:14:00Z">
          <w:pPr>
            <w:pStyle w:val="ListParagraph"/>
            <w:numPr>
              <w:numId w:val="2"/>
            </w:numPr>
            <w:ind w:left="360" w:hanging="360"/>
            <w:jc w:val="both"/>
          </w:pPr>
        </w:pPrChange>
      </w:pPr>
    </w:p>
    <w:p w14:paraId="1677D6E1" w14:textId="733D2DF0" w:rsidR="007F3B5A" w:rsidRPr="006D6A4E" w:rsidDel="007F3B5A" w:rsidRDefault="007F3B5A" w:rsidP="007F3B5A">
      <w:pPr>
        <w:pStyle w:val="ListParagraph"/>
        <w:numPr>
          <w:ilvl w:val="0"/>
          <w:numId w:val="11"/>
        </w:numPr>
        <w:ind w:left="270" w:hanging="270"/>
        <w:jc w:val="both"/>
        <w:rPr>
          <w:del w:id="667" w:author="Microsoft Office User" w:date="2021-04-28T10:13:00Z"/>
          <w:rFonts w:ascii="Arial" w:eastAsia="Times New Roman" w:hAnsi="Arial" w:cs="Arial"/>
          <w:color w:val="000000"/>
          <w:sz w:val="20"/>
          <w:szCs w:val="20"/>
        </w:rPr>
        <w:pPrChange w:id="668" w:author="Microsoft Office User" w:date="2021-04-28T10:14:00Z">
          <w:pPr>
            <w:pStyle w:val="ListParagraph"/>
            <w:numPr>
              <w:numId w:val="11"/>
            </w:numPr>
            <w:ind w:hanging="360"/>
            <w:jc w:val="both"/>
          </w:pPr>
        </w:pPrChange>
      </w:pPr>
      <w:moveTo w:id="669" w:author="Microsoft Office User" w:date="2021-04-28T10:13:00Z">
        <w:r w:rsidRPr="006D6A4E">
          <w:rPr>
            <w:rFonts w:ascii="Arial" w:eastAsia="Times New Roman" w:hAnsi="Arial" w:cs="Arial"/>
            <w:color w:val="000000"/>
            <w:sz w:val="20"/>
            <w:szCs w:val="20"/>
            <w:rPrChange w:id="670" w:author="Microsoft Office User" w:date="2021-04-28T10:34:00Z">
              <w:rPr/>
            </w:rPrChange>
          </w:rPr>
          <w:t xml:space="preserve">Example spike </w:t>
        </w:r>
        <w:proofErr w:type="spellStart"/>
        <w:r w:rsidRPr="006D6A4E">
          <w:rPr>
            <w:rFonts w:ascii="Arial" w:eastAsia="Times New Roman" w:hAnsi="Arial" w:cs="Arial"/>
            <w:color w:val="000000"/>
            <w:sz w:val="20"/>
            <w:szCs w:val="20"/>
            <w:rPrChange w:id="671" w:author="Microsoft Office User" w:date="2021-04-28T10:34:00Z">
              <w:rPr/>
            </w:rPrChange>
          </w:rPr>
          <w:t>rasters</w:t>
        </w:r>
        <w:proofErr w:type="spellEnd"/>
        <w:r w:rsidRPr="006D6A4E">
          <w:rPr>
            <w:rFonts w:ascii="Arial" w:eastAsia="Times New Roman" w:hAnsi="Arial" w:cs="Arial"/>
            <w:color w:val="000000"/>
            <w:sz w:val="20"/>
            <w:szCs w:val="20"/>
            <w:rPrChange w:id="672" w:author="Microsoft Office User" w:date="2021-04-28T10:34:00Z">
              <w:rPr/>
            </w:rPrChange>
          </w:rPr>
          <w:t xml:space="preserve"> pre- and post-</w:t>
        </w:r>
        <w:proofErr w:type="spellStart"/>
        <w:r w:rsidRPr="006D6A4E">
          <w:rPr>
            <w:rFonts w:ascii="Arial" w:eastAsia="Times New Roman" w:hAnsi="Arial" w:cs="Arial"/>
            <w:color w:val="000000"/>
            <w:sz w:val="20"/>
            <w:szCs w:val="20"/>
            <w:rPrChange w:id="673" w:author="Microsoft Office User" w:date="2021-04-28T10:34:00Z">
              <w:rPr/>
            </w:rPrChange>
          </w:rPr>
          <w:t>muscimol</w:t>
        </w:r>
      </w:moveTo>
      <w:proofErr w:type="spellEnd"/>
      <w:ins w:id="674" w:author="Microsoft Office User" w:date="2021-04-28T10:17:00Z">
        <w:r w:rsidR="00B367C4" w:rsidRPr="006D6A4E">
          <w:rPr>
            <w:rFonts w:ascii="Arial" w:eastAsia="Times New Roman" w:hAnsi="Arial" w:cs="Arial"/>
            <w:color w:val="000000"/>
            <w:sz w:val="20"/>
            <w:szCs w:val="20"/>
            <w:rPrChange w:id="675" w:author="Microsoft Office User" w:date="2021-04-28T10:34:00Z">
              <w:rPr>
                <w:rFonts w:ascii="Arial" w:eastAsia="Times New Roman" w:hAnsi="Arial" w:cs="Arial"/>
                <w:color w:val="000000"/>
                <w:sz w:val="22"/>
                <w:szCs w:val="22"/>
              </w:rPr>
            </w:rPrChange>
          </w:rPr>
          <w:t xml:space="preserve"> or saline</w:t>
        </w:r>
      </w:ins>
      <w:moveTo w:id="676" w:author="Microsoft Office User" w:date="2021-04-28T10:13:00Z">
        <w:r w:rsidRPr="006D6A4E">
          <w:rPr>
            <w:rFonts w:ascii="Arial" w:eastAsia="Times New Roman" w:hAnsi="Arial" w:cs="Arial"/>
            <w:color w:val="000000"/>
            <w:sz w:val="20"/>
            <w:szCs w:val="20"/>
            <w:rPrChange w:id="677" w:author="Microsoft Office User" w:date="2021-04-28T10:34:00Z">
              <w:rPr/>
            </w:rPrChange>
          </w:rPr>
          <w:t xml:space="preserve"> application. On top of the raster is the timeline for each recording. A baseline recording of all stimuli was performed prior to </w:t>
        </w:r>
        <w:proofErr w:type="spellStart"/>
        <w:r w:rsidRPr="006D6A4E">
          <w:rPr>
            <w:rFonts w:ascii="Arial" w:eastAsia="Times New Roman" w:hAnsi="Arial" w:cs="Arial"/>
            <w:color w:val="000000"/>
            <w:sz w:val="20"/>
            <w:szCs w:val="20"/>
            <w:rPrChange w:id="678" w:author="Microsoft Office User" w:date="2021-04-28T10:34:00Z">
              <w:rPr/>
            </w:rPrChange>
          </w:rPr>
          <w:t>muscimol</w:t>
        </w:r>
        <w:proofErr w:type="spellEnd"/>
        <w:r w:rsidRPr="006D6A4E">
          <w:rPr>
            <w:rFonts w:ascii="Arial" w:eastAsia="Times New Roman" w:hAnsi="Arial" w:cs="Arial"/>
            <w:color w:val="000000"/>
            <w:sz w:val="20"/>
            <w:szCs w:val="20"/>
            <w:rPrChange w:id="679" w:author="Microsoft Office User" w:date="2021-04-28T10:34:00Z">
              <w:rPr/>
            </w:rPrChange>
          </w:rPr>
          <w:t xml:space="preserve"> application, then all stimuli were recorded again 30 minutes after application. </w:t>
        </w:r>
        <w:proofErr w:type="spellStart"/>
        <w:r w:rsidRPr="006D6A4E">
          <w:rPr>
            <w:rFonts w:ascii="Arial" w:eastAsia="Times New Roman" w:hAnsi="Arial" w:cs="Arial"/>
            <w:color w:val="000000"/>
            <w:sz w:val="20"/>
            <w:szCs w:val="20"/>
            <w:rPrChange w:id="680" w:author="Microsoft Office User" w:date="2021-04-28T10:34:00Z">
              <w:rPr/>
            </w:rPrChange>
          </w:rPr>
          <w:t>Rasters</w:t>
        </w:r>
        <w:proofErr w:type="spellEnd"/>
        <w:r w:rsidRPr="006D6A4E">
          <w:rPr>
            <w:rFonts w:ascii="Arial" w:eastAsia="Times New Roman" w:hAnsi="Arial" w:cs="Arial"/>
            <w:color w:val="000000"/>
            <w:sz w:val="20"/>
            <w:szCs w:val="20"/>
            <w:rPrChange w:id="681" w:author="Microsoft Office User" w:date="2021-04-28T10:34:00Z">
              <w:rPr/>
            </w:rPrChange>
          </w:rPr>
          <w:t xml:space="preserve"> are sorted by contrast and target volume, with color indicating low or high contrast backgrounds, color shade indicating target volume, and grey indicating noise only trials (</w:t>
        </w:r>
        <w:del w:id="682" w:author="Microsoft Office User" w:date="2021-04-28T10:16:00Z">
          <w:r w:rsidRPr="006D6A4E" w:rsidDel="007F3B5A">
            <w:rPr>
              <w:rFonts w:ascii="Arial" w:eastAsia="Times New Roman" w:hAnsi="Arial" w:cs="Arial"/>
              <w:color w:val="000000"/>
              <w:sz w:val="20"/>
              <w:szCs w:val="20"/>
              <w:rPrChange w:id="683" w:author="Microsoft Office User" w:date="2021-04-28T10:34:00Z">
                <w:rPr/>
              </w:rPrChange>
            </w:rPr>
            <w:delText>FA</w:delText>
          </w:r>
        </w:del>
      </w:moveTo>
      <w:ins w:id="684" w:author="Microsoft Office User" w:date="2021-04-28T10:16:00Z">
        <w:r w:rsidRPr="006D6A4E">
          <w:rPr>
            <w:rFonts w:ascii="Arial" w:eastAsia="Times New Roman" w:hAnsi="Arial" w:cs="Arial"/>
            <w:color w:val="000000"/>
            <w:sz w:val="20"/>
            <w:szCs w:val="20"/>
            <w:rPrChange w:id="685" w:author="Microsoft Office User" w:date="2021-04-28T10:34:00Z">
              <w:rPr>
                <w:rFonts w:ascii="Arial" w:eastAsia="Times New Roman" w:hAnsi="Arial" w:cs="Arial"/>
                <w:color w:val="000000"/>
                <w:sz w:val="22"/>
                <w:szCs w:val="22"/>
              </w:rPr>
            </w:rPrChange>
          </w:rPr>
          <w:t>-Inf</w:t>
        </w:r>
      </w:ins>
      <w:moveTo w:id="686" w:author="Microsoft Office User" w:date="2021-04-28T10:13:00Z">
        <w:r w:rsidRPr="006D6A4E">
          <w:rPr>
            <w:rFonts w:ascii="Arial" w:eastAsia="Times New Roman" w:hAnsi="Arial" w:cs="Arial"/>
            <w:color w:val="000000"/>
            <w:sz w:val="20"/>
            <w:szCs w:val="20"/>
            <w:rPrChange w:id="687" w:author="Microsoft Office User" w:date="2021-04-28T10:34:00Z">
              <w:rPr/>
            </w:rPrChange>
          </w:rPr>
          <w:t xml:space="preserve">). </w:t>
        </w:r>
      </w:moveTo>
      <w:ins w:id="688" w:author="Microsoft Office User" w:date="2021-04-28T10:15:00Z">
        <w:r w:rsidRPr="006D6A4E">
          <w:rPr>
            <w:rFonts w:ascii="Arial" w:eastAsia="Times New Roman" w:hAnsi="Arial" w:cs="Arial"/>
            <w:i/>
            <w:iCs/>
            <w:color w:val="000000"/>
            <w:sz w:val="20"/>
            <w:szCs w:val="20"/>
            <w:rPrChange w:id="689" w:author="Microsoft Office User" w:date="2021-04-28T10:34:00Z">
              <w:rPr>
                <w:rFonts w:ascii="Arial" w:eastAsia="Times New Roman" w:hAnsi="Arial" w:cs="Arial"/>
                <w:i/>
                <w:iCs/>
                <w:color w:val="000000"/>
                <w:sz w:val="22"/>
                <w:szCs w:val="22"/>
              </w:rPr>
            </w:rPrChange>
          </w:rPr>
          <w:t>Top l</w:t>
        </w:r>
      </w:ins>
      <w:moveTo w:id="690" w:author="Microsoft Office User" w:date="2021-04-28T10:13:00Z">
        <w:del w:id="691" w:author="Microsoft Office User" w:date="2021-04-28T10:15:00Z">
          <w:r w:rsidRPr="006D6A4E" w:rsidDel="007F3B5A">
            <w:rPr>
              <w:rFonts w:ascii="Arial" w:eastAsia="Times New Roman" w:hAnsi="Arial" w:cs="Arial"/>
              <w:i/>
              <w:iCs/>
              <w:color w:val="000000"/>
              <w:sz w:val="20"/>
              <w:szCs w:val="20"/>
              <w:rPrChange w:id="692" w:author="Microsoft Office User" w:date="2021-04-28T10:34:00Z">
                <w:rPr>
                  <w:i/>
                  <w:iCs/>
                </w:rPr>
              </w:rPrChange>
            </w:rPr>
            <w:delText>L</w:delText>
          </w:r>
        </w:del>
        <w:r w:rsidRPr="006D6A4E">
          <w:rPr>
            <w:rFonts w:ascii="Arial" w:eastAsia="Times New Roman" w:hAnsi="Arial" w:cs="Arial"/>
            <w:i/>
            <w:iCs/>
            <w:color w:val="000000"/>
            <w:sz w:val="20"/>
            <w:szCs w:val="20"/>
            <w:rPrChange w:id="693" w:author="Microsoft Office User" w:date="2021-04-28T10:34:00Z">
              <w:rPr>
                <w:i/>
                <w:iCs/>
              </w:rPr>
            </w:rPrChange>
          </w:rPr>
          <w:t xml:space="preserve">eft panel: </w:t>
        </w:r>
        <w:r w:rsidRPr="006D6A4E">
          <w:rPr>
            <w:rFonts w:ascii="Arial" w:eastAsia="Times New Roman" w:hAnsi="Arial" w:cs="Arial"/>
            <w:color w:val="000000"/>
            <w:sz w:val="20"/>
            <w:szCs w:val="20"/>
            <w:rPrChange w:id="694" w:author="Microsoft Office User" w:date="2021-04-28T10:34:00Z">
              <w:rPr/>
            </w:rPrChange>
          </w:rPr>
          <w:t xml:space="preserve">raster of target and noise responses of a representative neuron recorded prior to </w:t>
        </w:r>
        <w:proofErr w:type="spellStart"/>
        <w:r w:rsidRPr="006D6A4E">
          <w:rPr>
            <w:rFonts w:ascii="Arial" w:eastAsia="Times New Roman" w:hAnsi="Arial" w:cs="Arial"/>
            <w:color w:val="000000"/>
            <w:sz w:val="20"/>
            <w:szCs w:val="20"/>
            <w:rPrChange w:id="695" w:author="Microsoft Office User" w:date="2021-04-28T10:34:00Z">
              <w:rPr/>
            </w:rPrChange>
          </w:rPr>
          <w:t>muscimol</w:t>
        </w:r>
        <w:proofErr w:type="spellEnd"/>
        <w:r w:rsidRPr="006D6A4E">
          <w:rPr>
            <w:rFonts w:ascii="Arial" w:eastAsia="Times New Roman" w:hAnsi="Arial" w:cs="Arial"/>
            <w:color w:val="000000"/>
            <w:sz w:val="20"/>
            <w:szCs w:val="20"/>
            <w:rPrChange w:id="696" w:author="Microsoft Office User" w:date="2021-04-28T10:34:00Z">
              <w:rPr/>
            </w:rPrChange>
          </w:rPr>
          <w:t xml:space="preserve"> application. </w:t>
        </w:r>
      </w:moveTo>
      <w:ins w:id="697" w:author="Microsoft Office User" w:date="2021-04-28T10:15:00Z">
        <w:r w:rsidRPr="006D6A4E">
          <w:rPr>
            <w:rFonts w:ascii="Arial" w:eastAsia="Times New Roman" w:hAnsi="Arial" w:cs="Arial"/>
            <w:i/>
            <w:iCs/>
            <w:color w:val="000000"/>
            <w:sz w:val="20"/>
            <w:szCs w:val="20"/>
            <w:rPrChange w:id="698" w:author="Microsoft Office User" w:date="2021-04-28T10:34:00Z">
              <w:rPr>
                <w:rFonts w:ascii="Arial" w:eastAsia="Times New Roman" w:hAnsi="Arial" w:cs="Arial"/>
                <w:color w:val="000000"/>
                <w:sz w:val="22"/>
                <w:szCs w:val="22"/>
              </w:rPr>
            </w:rPrChange>
          </w:rPr>
          <w:t xml:space="preserve">Top </w:t>
        </w:r>
        <w:r w:rsidRPr="006D6A4E">
          <w:rPr>
            <w:rFonts w:ascii="Arial" w:eastAsia="Times New Roman" w:hAnsi="Arial" w:cs="Arial"/>
            <w:i/>
            <w:iCs/>
            <w:color w:val="000000"/>
            <w:sz w:val="20"/>
            <w:szCs w:val="20"/>
            <w:rPrChange w:id="699" w:author="Microsoft Office User" w:date="2021-04-28T10:34:00Z">
              <w:rPr>
                <w:rFonts w:ascii="Arial" w:eastAsia="Times New Roman" w:hAnsi="Arial" w:cs="Arial"/>
                <w:i/>
                <w:iCs/>
                <w:color w:val="000000"/>
                <w:sz w:val="22"/>
                <w:szCs w:val="22"/>
              </w:rPr>
            </w:rPrChange>
          </w:rPr>
          <w:t>r</w:t>
        </w:r>
      </w:ins>
      <w:moveTo w:id="700" w:author="Microsoft Office User" w:date="2021-04-28T10:13:00Z">
        <w:del w:id="701" w:author="Microsoft Office User" w:date="2021-04-28T10:15:00Z">
          <w:r w:rsidRPr="006D6A4E" w:rsidDel="007F3B5A">
            <w:rPr>
              <w:rFonts w:ascii="Arial" w:eastAsia="Times New Roman" w:hAnsi="Arial" w:cs="Arial"/>
              <w:i/>
              <w:iCs/>
              <w:color w:val="000000"/>
              <w:sz w:val="20"/>
              <w:szCs w:val="20"/>
              <w:rPrChange w:id="702" w:author="Microsoft Office User" w:date="2021-04-28T10:34:00Z">
                <w:rPr>
                  <w:i/>
                  <w:iCs/>
                </w:rPr>
              </w:rPrChange>
            </w:rPr>
            <w:delText>R</w:delText>
          </w:r>
        </w:del>
        <w:r w:rsidRPr="006D6A4E">
          <w:rPr>
            <w:rFonts w:ascii="Arial" w:eastAsia="Times New Roman" w:hAnsi="Arial" w:cs="Arial"/>
            <w:i/>
            <w:iCs/>
            <w:color w:val="000000"/>
            <w:sz w:val="20"/>
            <w:szCs w:val="20"/>
            <w:rPrChange w:id="703" w:author="Microsoft Office User" w:date="2021-04-28T10:34:00Z">
              <w:rPr>
                <w:i/>
                <w:iCs/>
              </w:rPr>
            </w:rPrChange>
          </w:rPr>
          <w:t>ight panel:</w:t>
        </w:r>
        <w:r w:rsidRPr="006D6A4E">
          <w:rPr>
            <w:rFonts w:ascii="Arial" w:eastAsia="Times New Roman" w:hAnsi="Arial" w:cs="Arial"/>
            <w:color w:val="000000"/>
            <w:sz w:val="20"/>
            <w:szCs w:val="20"/>
            <w:rPrChange w:id="704" w:author="Microsoft Office User" w:date="2021-04-28T10:34:00Z">
              <w:rPr/>
            </w:rPrChange>
          </w:rPr>
          <w:t xml:space="preserve"> raster of the same neuron 30 minutes after </w:t>
        </w:r>
        <w:proofErr w:type="spellStart"/>
        <w:r w:rsidRPr="006D6A4E">
          <w:rPr>
            <w:rFonts w:ascii="Arial" w:eastAsia="Times New Roman" w:hAnsi="Arial" w:cs="Arial"/>
            <w:color w:val="000000"/>
            <w:sz w:val="20"/>
            <w:szCs w:val="20"/>
            <w:rPrChange w:id="705" w:author="Microsoft Office User" w:date="2021-04-28T10:34:00Z">
              <w:rPr/>
            </w:rPrChange>
          </w:rPr>
          <w:t>muscimol</w:t>
        </w:r>
        <w:proofErr w:type="spellEnd"/>
        <w:r w:rsidRPr="006D6A4E">
          <w:rPr>
            <w:rFonts w:ascii="Arial" w:eastAsia="Times New Roman" w:hAnsi="Arial" w:cs="Arial"/>
            <w:color w:val="000000"/>
            <w:sz w:val="20"/>
            <w:szCs w:val="20"/>
            <w:rPrChange w:id="706" w:author="Microsoft Office User" w:date="2021-04-28T10:34:00Z">
              <w:rPr/>
            </w:rPrChange>
          </w:rPr>
          <w:t xml:space="preserve"> application. </w:t>
        </w:r>
        <w:r w:rsidRPr="006D6A4E">
          <w:rPr>
            <w:rFonts w:ascii="Arial" w:eastAsia="Times New Roman" w:hAnsi="Arial" w:cs="Arial"/>
            <w:i/>
            <w:iCs/>
            <w:color w:val="000000"/>
            <w:sz w:val="20"/>
            <w:szCs w:val="20"/>
            <w:rPrChange w:id="707" w:author="Microsoft Office User" w:date="2021-04-28T10:34:00Z">
              <w:rPr>
                <w:i/>
                <w:iCs/>
              </w:rPr>
            </w:rPrChange>
          </w:rPr>
          <w:t>Insets:</w:t>
        </w:r>
        <w:r w:rsidRPr="006D6A4E">
          <w:rPr>
            <w:rFonts w:ascii="Arial" w:eastAsia="Times New Roman" w:hAnsi="Arial" w:cs="Arial"/>
            <w:color w:val="000000"/>
            <w:sz w:val="20"/>
            <w:szCs w:val="20"/>
            <w:rPrChange w:id="708" w:author="Microsoft Office User" w:date="2021-04-28T10:34:00Z">
              <w:rPr/>
            </w:rPrChange>
          </w:rPr>
          <w:t xml:space="preserve"> Mean firing rate for each condition.</w:t>
        </w:r>
      </w:moveTo>
      <w:ins w:id="709" w:author="Microsoft Office User" w:date="2021-04-28T10:18:00Z">
        <w:r w:rsidR="00B367C4" w:rsidRPr="006D6A4E">
          <w:rPr>
            <w:rFonts w:ascii="Arial" w:eastAsia="Times New Roman" w:hAnsi="Arial" w:cs="Arial"/>
            <w:color w:val="000000"/>
            <w:sz w:val="20"/>
            <w:szCs w:val="20"/>
            <w:rPrChange w:id="710" w:author="Microsoft Office User" w:date="2021-04-28T10:34:00Z">
              <w:rPr>
                <w:rFonts w:ascii="Arial" w:eastAsia="Times New Roman" w:hAnsi="Arial" w:cs="Arial"/>
                <w:color w:val="000000"/>
                <w:sz w:val="22"/>
                <w:szCs w:val="22"/>
              </w:rPr>
            </w:rPrChange>
          </w:rPr>
          <w:t xml:space="preserve"> Shade indicates target volume and the scale bar indicates a firing rate of 50Hz. Error bars indicate S.E.M. across trials.</w:t>
        </w:r>
      </w:ins>
      <w:ins w:id="711" w:author="Microsoft Office User" w:date="2021-04-28T10:16:00Z">
        <w:r w:rsidR="00B367C4" w:rsidRPr="006D6A4E">
          <w:rPr>
            <w:rFonts w:ascii="Arial" w:eastAsia="Times New Roman" w:hAnsi="Arial" w:cs="Arial"/>
            <w:color w:val="000000"/>
            <w:sz w:val="20"/>
            <w:szCs w:val="20"/>
            <w:rPrChange w:id="712" w:author="Microsoft Office User" w:date="2021-04-28T10:34:00Z">
              <w:rPr>
                <w:rFonts w:ascii="Arial" w:eastAsia="Times New Roman" w:hAnsi="Arial" w:cs="Arial"/>
                <w:color w:val="000000"/>
                <w:sz w:val="22"/>
                <w:szCs w:val="22"/>
              </w:rPr>
            </w:rPrChange>
          </w:rPr>
          <w:t xml:space="preserve"> </w:t>
        </w:r>
        <w:r w:rsidR="00B367C4" w:rsidRPr="006D6A4E">
          <w:rPr>
            <w:rFonts w:ascii="Arial" w:eastAsia="Times New Roman" w:hAnsi="Arial" w:cs="Arial"/>
            <w:i/>
            <w:iCs/>
            <w:color w:val="000000"/>
            <w:sz w:val="20"/>
            <w:szCs w:val="20"/>
            <w:rPrChange w:id="713" w:author="Microsoft Office User" w:date="2021-04-28T10:34:00Z">
              <w:rPr>
                <w:rFonts w:ascii="Arial" w:eastAsia="Times New Roman" w:hAnsi="Arial" w:cs="Arial"/>
                <w:i/>
                <w:iCs/>
                <w:color w:val="000000"/>
                <w:sz w:val="22"/>
                <w:szCs w:val="22"/>
              </w:rPr>
            </w:rPrChange>
          </w:rPr>
          <w:t xml:space="preserve">Bottom panels: </w:t>
        </w:r>
      </w:ins>
      <w:ins w:id="714" w:author="Microsoft Office User" w:date="2021-04-28T10:17:00Z">
        <w:r w:rsidR="00B367C4" w:rsidRPr="006D6A4E">
          <w:rPr>
            <w:rFonts w:ascii="Arial" w:eastAsia="Times New Roman" w:hAnsi="Arial" w:cs="Arial"/>
            <w:color w:val="000000"/>
            <w:sz w:val="20"/>
            <w:szCs w:val="20"/>
            <w:rPrChange w:id="715" w:author="Microsoft Office User" w:date="2021-04-28T10:34:00Z">
              <w:rPr>
                <w:rFonts w:ascii="Arial" w:eastAsia="Times New Roman" w:hAnsi="Arial" w:cs="Arial"/>
                <w:color w:val="000000"/>
                <w:sz w:val="22"/>
                <w:szCs w:val="22"/>
              </w:rPr>
            </w:rPrChange>
          </w:rPr>
          <w:t>Example neuron before and after application of saline. Formatting as in top panels.</w:t>
        </w:r>
      </w:ins>
      <w:moveTo w:id="716" w:author="Microsoft Office User" w:date="2021-04-28T10:13:00Z">
        <w:del w:id="717" w:author="Microsoft Office User" w:date="2021-04-28T10:18:00Z">
          <w:r w:rsidRPr="006D6A4E" w:rsidDel="00B367C4">
            <w:rPr>
              <w:rFonts w:ascii="Arial" w:eastAsia="Times New Roman" w:hAnsi="Arial" w:cs="Arial"/>
              <w:color w:val="000000"/>
              <w:sz w:val="20"/>
              <w:szCs w:val="20"/>
              <w:rPrChange w:id="718" w:author="Microsoft Office User" w:date="2021-04-28T10:34:00Z">
                <w:rPr/>
              </w:rPrChange>
            </w:rPr>
            <w:delText xml:space="preserve"> Shade indicates target volume and the scale bar indicates a firing rate of 50Hz. Error bars indicate S.E.M. across trials.</w:delText>
          </w:r>
        </w:del>
      </w:moveTo>
    </w:p>
    <w:p w14:paraId="6943067D" w14:textId="77777777" w:rsidR="007F3B5A" w:rsidRPr="006D6A4E" w:rsidRDefault="007F3B5A" w:rsidP="007F3B5A">
      <w:pPr>
        <w:pStyle w:val="ListParagraph"/>
        <w:numPr>
          <w:ilvl w:val="0"/>
          <w:numId w:val="11"/>
        </w:numPr>
        <w:ind w:left="270" w:hanging="270"/>
        <w:jc w:val="both"/>
        <w:rPr>
          <w:ins w:id="719" w:author="Microsoft Office User" w:date="2021-04-28T10:13:00Z"/>
          <w:moveTo w:id="720" w:author="Microsoft Office User" w:date="2021-04-28T10:13:00Z"/>
          <w:rFonts w:ascii="Arial" w:eastAsia="Times New Roman" w:hAnsi="Arial" w:cs="Arial"/>
          <w:color w:val="000000"/>
          <w:sz w:val="20"/>
          <w:szCs w:val="20"/>
          <w:rPrChange w:id="721" w:author="Microsoft Office User" w:date="2021-04-28T10:34:00Z">
            <w:rPr>
              <w:ins w:id="722" w:author="Microsoft Office User" w:date="2021-04-28T10:13:00Z"/>
              <w:moveTo w:id="723" w:author="Microsoft Office User" w:date="2021-04-28T10:13:00Z"/>
            </w:rPr>
          </w:rPrChange>
        </w:rPr>
        <w:pPrChange w:id="724" w:author="Microsoft Office User" w:date="2021-04-28T10:14:00Z">
          <w:pPr>
            <w:pStyle w:val="ListParagraph"/>
            <w:numPr>
              <w:numId w:val="2"/>
            </w:numPr>
            <w:ind w:left="360" w:hanging="360"/>
            <w:jc w:val="both"/>
          </w:pPr>
        </w:pPrChange>
      </w:pPr>
    </w:p>
    <w:p w14:paraId="0E7B3C66" w14:textId="37E0ACA3" w:rsidR="007F3B5A" w:rsidRPr="006D6A4E" w:rsidDel="007F3B5A" w:rsidRDefault="007F3B5A" w:rsidP="007F3B5A">
      <w:pPr>
        <w:pStyle w:val="ListParagraph"/>
        <w:numPr>
          <w:ilvl w:val="0"/>
          <w:numId w:val="11"/>
        </w:numPr>
        <w:ind w:left="270" w:hanging="270"/>
        <w:jc w:val="both"/>
        <w:rPr>
          <w:del w:id="725" w:author="Microsoft Office User" w:date="2021-04-28T10:13:00Z"/>
          <w:moveTo w:id="726" w:author="Microsoft Office User" w:date="2021-04-28T10:13:00Z"/>
          <w:rFonts w:ascii="Arial" w:eastAsia="Times New Roman" w:hAnsi="Arial" w:cs="Arial"/>
          <w:color w:val="000000"/>
          <w:sz w:val="20"/>
          <w:szCs w:val="20"/>
          <w:rPrChange w:id="727" w:author="Microsoft Office User" w:date="2021-04-28T10:34:00Z">
            <w:rPr>
              <w:del w:id="728" w:author="Microsoft Office User" w:date="2021-04-28T10:13:00Z"/>
              <w:moveTo w:id="729" w:author="Microsoft Office User" w:date="2021-04-28T10:13:00Z"/>
            </w:rPr>
          </w:rPrChange>
        </w:rPr>
        <w:pPrChange w:id="730" w:author="Microsoft Office User" w:date="2021-04-28T10:14:00Z">
          <w:pPr>
            <w:pStyle w:val="ListParagraph"/>
            <w:numPr>
              <w:numId w:val="2"/>
            </w:numPr>
            <w:ind w:left="360" w:hanging="360"/>
            <w:jc w:val="both"/>
          </w:pPr>
        </w:pPrChange>
      </w:pPr>
      <w:commentRangeStart w:id="731"/>
      <w:moveTo w:id="732" w:author="Microsoft Office User" w:date="2021-04-28T10:13:00Z">
        <w:del w:id="733" w:author="Microsoft Office User" w:date="2021-04-28T10:13:00Z">
          <w:r w:rsidRPr="006D6A4E" w:rsidDel="007F3B5A">
            <w:rPr>
              <w:rFonts w:ascii="Arial" w:eastAsia="Times New Roman" w:hAnsi="Arial" w:cs="Arial"/>
              <w:color w:val="000000"/>
              <w:sz w:val="20"/>
              <w:szCs w:val="20"/>
              <w:rPrChange w:id="734" w:author="Microsoft Office User" w:date="2021-04-28T10:34:00Z">
                <w:rPr/>
              </w:rPrChange>
            </w:rPr>
            <w:delText>Example spike rasters pre- and post-saline application. Plots as in b).</w:delText>
          </w:r>
        </w:del>
      </w:moveTo>
    </w:p>
    <w:p w14:paraId="15903623" w14:textId="77777777" w:rsidR="006D6A4E" w:rsidRPr="006D6A4E" w:rsidRDefault="007F3B5A" w:rsidP="006D6A4E">
      <w:pPr>
        <w:pStyle w:val="ListParagraph"/>
        <w:numPr>
          <w:ilvl w:val="0"/>
          <w:numId w:val="11"/>
        </w:numPr>
        <w:ind w:left="270" w:hanging="270"/>
        <w:jc w:val="both"/>
        <w:rPr>
          <w:ins w:id="735" w:author="Microsoft Office User" w:date="2021-04-28T10:34:00Z"/>
          <w:rFonts w:ascii="Arial" w:hAnsi="Arial" w:cs="Arial"/>
          <w:sz w:val="20"/>
          <w:szCs w:val="20"/>
          <w:rPrChange w:id="736" w:author="Microsoft Office User" w:date="2021-04-28T10:34:00Z">
            <w:rPr>
              <w:ins w:id="737" w:author="Microsoft Office User" w:date="2021-04-28T10:34:00Z"/>
              <w:rFonts w:ascii="Arial" w:hAnsi="Arial" w:cs="Arial"/>
              <w:sz w:val="22"/>
              <w:szCs w:val="22"/>
            </w:rPr>
          </w:rPrChange>
        </w:rPr>
      </w:pPr>
      <w:moveTo w:id="738" w:author="Microsoft Office User" w:date="2021-04-28T10:13:00Z">
        <w:del w:id="739" w:author="Microsoft Office User" w:date="2021-04-28T10:21:00Z">
          <w:r w:rsidRPr="006D6A4E" w:rsidDel="00B367C4">
            <w:rPr>
              <w:rFonts w:ascii="Arial" w:hAnsi="Arial" w:cs="Arial"/>
              <w:sz w:val="20"/>
              <w:szCs w:val="20"/>
              <w:rPrChange w:id="740" w:author="Microsoft Office User" w:date="2021-04-28T10:34:00Z">
                <w:rPr/>
              </w:rPrChange>
            </w:rPr>
            <w:delText>Average firing responses</w:delText>
          </w:r>
        </w:del>
      </w:moveTo>
      <w:ins w:id="741" w:author="Microsoft Office User" w:date="2021-04-28T10:21:00Z">
        <w:r w:rsidR="00B367C4" w:rsidRPr="006D6A4E">
          <w:rPr>
            <w:rFonts w:ascii="Arial" w:eastAsia="Times New Roman" w:hAnsi="Arial" w:cs="Arial"/>
            <w:color w:val="000000"/>
            <w:sz w:val="20"/>
            <w:szCs w:val="20"/>
            <w:rPrChange w:id="742" w:author="Microsoft Office User" w:date="2021-04-28T10:34:00Z">
              <w:rPr>
                <w:rFonts w:ascii="Arial" w:eastAsia="Times New Roman" w:hAnsi="Arial" w:cs="Arial"/>
                <w:color w:val="000000"/>
                <w:sz w:val="22"/>
                <w:szCs w:val="22"/>
              </w:rPr>
            </w:rPrChange>
          </w:rPr>
          <w:t>Firing rate averaged across neurons</w:t>
        </w:r>
      </w:ins>
      <w:moveTo w:id="743" w:author="Microsoft Office User" w:date="2021-04-28T10:13:00Z">
        <w:r w:rsidRPr="006D6A4E">
          <w:rPr>
            <w:rFonts w:ascii="Arial" w:hAnsi="Arial" w:cs="Arial"/>
            <w:sz w:val="20"/>
            <w:szCs w:val="20"/>
            <w:rPrChange w:id="744" w:author="Microsoft Office User" w:date="2021-04-28T10:34:00Z">
              <w:rPr/>
            </w:rPrChange>
          </w:rPr>
          <w:t xml:space="preserve"> after drug application in </w:t>
        </w:r>
        <w:proofErr w:type="spellStart"/>
        <w:r w:rsidRPr="006D6A4E">
          <w:rPr>
            <w:rFonts w:ascii="Arial" w:hAnsi="Arial" w:cs="Arial"/>
            <w:sz w:val="20"/>
            <w:szCs w:val="20"/>
            <w:rPrChange w:id="745" w:author="Microsoft Office User" w:date="2021-04-28T10:34:00Z">
              <w:rPr/>
            </w:rPrChange>
          </w:rPr>
          <w:t>muscimol</w:t>
        </w:r>
        <w:proofErr w:type="spellEnd"/>
        <w:r w:rsidRPr="006D6A4E">
          <w:rPr>
            <w:rFonts w:ascii="Arial" w:hAnsi="Arial" w:cs="Arial"/>
            <w:sz w:val="20"/>
            <w:szCs w:val="20"/>
            <w:rPrChange w:id="746" w:author="Microsoft Office User" w:date="2021-04-28T10:34:00Z">
              <w:rPr/>
            </w:rPrChange>
          </w:rPr>
          <w:t xml:space="preserve"> and saline recording sessions. Filled circles and solid lines are responses after saline was applied while open circles and dashed lines are responses after </w:t>
        </w:r>
        <w:proofErr w:type="spellStart"/>
        <w:r w:rsidRPr="006D6A4E">
          <w:rPr>
            <w:rFonts w:ascii="Arial" w:hAnsi="Arial" w:cs="Arial"/>
            <w:sz w:val="20"/>
            <w:szCs w:val="20"/>
            <w:rPrChange w:id="747" w:author="Microsoft Office User" w:date="2021-04-28T10:34:00Z">
              <w:rPr/>
            </w:rPrChange>
          </w:rPr>
          <w:t>muscimol</w:t>
        </w:r>
        <w:proofErr w:type="spellEnd"/>
        <w:r w:rsidRPr="006D6A4E">
          <w:rPr>
            <w:rFonts w:ascii="Arial" w:hAnsi="Arial" w:cs="Arial"/>
            <w:sz w:val="20"/>
            <w:szCs w:val="20"/>
            <w:rPrChange w:id="748" w:author="Microsoft Office User" w:date="2021-04-28T10:34:00Z">
              <w:rPr/>
            </w:rPrChange>
          </w:rPr>
          <w:t xml:space="preserve"> was applied. Light shaded open and closed circles that are unconnected by lines are the responses to noise alone. Error bars indicate S.E.M. across neurons.</w:t>
        </w:r>
      </w:moveTo>
      <w:commentRangeEnd w:id="731"/>
      <w:r w:rsidR="00B367C4" w:rsidRPr="006D6A4E">
        <w:rPr>
          <w:rStyle w:val="CommentReference"/>
          <w:rFonts w:ascii="Arial" w:hAnsi="Arial" w:cs="Arial"/>
          <w:sz w:val="20"/>
          <w:szCs w:val="20"/>
          <w:rPrChange w:id="749" w:author="Microsoft Office User" w:date="2021-04-28T10:34:00Z">
            <w:rPr>
              <w:rStyle w:val="CommentReference"/>
            </w:rPr>
          </w:rPrChange>
        </w:rPr>
        <w:commentReference w:id="731"/>
      </w:r>
    </w:p>
    <w:p w14:paraId="3B745B59" w14:textId="77777777" w:rsidR="006D6A4E" w:rsidRPr="006D6A4E" w:rsidRDefault="006D6A4E" w:rsidP="006D6A4E">
      <w:pPr>
        <w:pStyle w:val="ListParagraph"/>
        <w:numPr>
          <w:ilvl w:val="0"/>
          <w:numId w:val="11"/>
        </w:numPr>
        <w:ind w:left="270" w:hanging="270"/>
        <w:jc w:val="both"/>
        <w:rPr>
          <w:ins w:id="750" w:author="Microsoft Office User" w:date="2021-04-28T10:35:00Z"/>
          <w:rFonts w:ascii="Arial" w:hAnsi="Arial" w:cs="Arial"/>
          <w:sz w:val="22"/>
          <w:szCs w:val="22"/>
          <w:rPrChange w:id="751" w:author="Microsoft Office User" w:date="2021-04-28T10:35:00Z">
            <w:rPr>
              <w:ins w:id="752" w:author="Microsoft Office User" w:date="2021-04-28T10:35:00Z"/>
              <w:rFonts w:ascii="Arial" w:eastAsia="Times New Roman" w:hAnsi="Arial" w:cs="Arial"/>
              <w:i/>
              <w:iCs/>
              <w:color w:val="000000"/>
              <w:sz w:val="20"/>
              <w:szCs w:val="20"/>
            </w:rPr>
          </w:rPrChange>
        </w:rPr>
      </w:pPr>
      <w:ins w:id="753" w:author="Microsoft Office User" w:date="2021-04-28T10:34:00Z">
        <w:r>
          <w:rPr>
            <w:rFonts w:ascii="Arial" w:eastAsia="Times New Roman" w:hAnsi="Arial" w:cs="Arial"/>
            <w:color w:val="000000"/>
            <w:sz w:val="20"/>
            <w:szCs w:val="20"/>
          </w:rPr>
          <w:t xml:space="preserve">Lick </w:t>
        </w:r>
      </w:ins>
      <w:ins w:id="754" w:author="Microsoft Office User" w:date="2021-04-28T10:33:00Z">
        <w:r w:rsidRPr="006D6A4E">
          <w:rPr>
            <w:rFonts w:ascii="Arial" w:eastAsia="Times New Roman" w:hAnsi="Arial" w:cs="Arial"/>
            <w:color w:val="000000"/>
            <w:sz w:val="20"/>
            <w:szCs w:val="20"/>
            <w:rPrChange w:id="755" w:author="Microsoft Office User" w:date="2021-04-28T10:34:00Z">
              <w:rPr/>
            </w:rPrChange>
          </w:rPr>
          <w:t xml:space="preserve">probability over time during </w:t>
        </w:r>
        <w:proofErr w:type="spellStart"/>
        <w:r w:rsidRPr="006D6A4E">
          <w:rPr>
            <w:rFonts w:ascii="Arial" w:eastAsia="Times New Roman" w:hAnsi="Arial" w:cs="Arial"/>
            <w:color w:val="000000"/>
            <w:sz w:val="20"/>
            <w:szCs w:val="20"/>
            <w:rPrChange w:id="756" w:author="Microsoft Office User" w:date="2021-04-28T10:34:00Z">
              <w:rPr/>
            </w:rPrChange>
          </w:rPr>
          <w:t>muscimol</w:t>
        </w:r>
        <w:proofErr w:type="spellEnd"/>
        <w:r w:rsidRPr="006D6A4E">
          <w:rPr>
            <w:rFonts w:ascii="Arial" w:eastAsia="Times New Roman" w:hAnsi="Arial" w:cs="Arial"/>
            <w:color w:val="000000"/>
            <w:sz w:val="20"/>
            <w:szCs w:val="20"/>
            <w:rPrChange w:id="757" w:author="Microsoft Office User" w:date="2021-04-28T10:34:00Z">
              <w:rPr/>
            </w:rPrChange>
          </w:rPr>
          <w:t xml:space="preserve"> or saline sessions. Dashed vertical lines indicate trial onset (0 s) and the contrast switch (3 s). Green traces are </w:t>
        </w:r>
        <w:proofErr w:type="spellStart"/>
        <w:r w:rsidRPr="006D6A4E">
          <w:rPr>
            <w:rFonts w:ascii="Arial" w:eastAsia="Times New Roman" w:hAnsi="Arial" w:cs="Arial"/>
            <w:color w:val="000000"/>
            <w:sz w:val="20"/>
            <w:szCs w:val="20"/>
            <w:rPrChange w:id="758" w:author="Microsoft Office User" w:date="2021-04-28T10:34:00Z">
              <w:rPr/>
            </w:rPrChange>
          </w:rPr>
          <w:t>muscimol</w:t>
        </w:r>
        <w:proofErr w:type="spellEnd"/>
        <w:r w:rsidRPr="006D6A4E">
          <w:rPr>
            <w:rFonts w:ascii="Arial" w:eastAsia="Times New Roman" w:hAnsi="Arial" w:cs="Arial"/>
            <w:color w:val="000000"/>
            <w:sz w:val="20"/>
            <w:szCs w:val="20"/>
            <w:rPrChange w:id="759" w:author="Microsoft Office User" w:date="2021-04-28T10:34:00Z">
              <w:rPr/>
            </w:rPrChange>
          </w:rPr>
          <w:t xml:space="preserve"> sessions and black traces are saline sessions. The shading around each trace indicates S.E.M. across sessions. </w:t>
        </w:r>
      </w:ins>
    </w:p>
    <w:p w14:paraId="41420144" w14:textId="6112E679" w:rsidR="006D6A4E" w:rsidRPr="006D6A4E" w:rsidRDefault="006D6A4E" w:rsidP="006D6A4E">
      <w:pPr>
        <w:pStyle w:val="ListParagraph"/>
        <w:numPr>
          <w:ilvl w:val="0"/>
          <w:numId w:val="11"/>
        </w:numPr>
        <w:ind w:left="270" w:hanging="270"/>
        <w:jc w:val="both"/>
        <w:rPr>
          <w:ins w:id="760" w:author="Microsoft Office User" w:date="2021-04-28T10:35:00Z"/>
          <w:rFonts w:ascii="Arial" w:hAnsi="Arial" w:cs="Arial"/>
          <w:sz w:val="22"/>
          <w:szCs w:val="22"/>
          <w:rPrChange w:id="761" w:author="Microsoft Office User" w:date="2021-04-28T10:35:00Z">
            <w:rPr>
              <w:ins w:id="762" w:author="Microsoft Office User" w:date="2021-04-28T10:35:00Z"/>
              <w:rFonts w:ascii="Arial" w:eastAsia="Times New Roman" w:hAnsi="Arial" w:cs="Arial"/>
              <w:color w:val="000000"/>
              <w:sz w:val="20"/>
              <w:szCs w:val="20"/>
            </w:rPr>
          </w:rPrChange>
        </w:rPr>
      </w:pPr>
      <w:ins w:id="763" w:author="Microsoft Office User" w:date="2021-04-28T10:35:00Z">
        <w:r>
          <w:rPr>
            <w:rFonts w:ascii="Arial" w:eastAsia="Times New Roman" w:hAnsi="Arial" w:cs="Arial"/>
            <w:i/>
            <w:iCs/>
            <w:color w:val="000000"/>
            <w:sz w:val="20"/>
            <w:szCs w:val="20"/>
          </w:rPr>
          <w:t>L</w:t>
        </w:r>
      </w:ins>
      <w:ins w:id="764" w:author="Microsoft Office User" w:date="2021-04-28T10:33:00Z">
        <w:r w:rsidRPr="006D6A4E">
          <w:rPr>
            <w:rFonts w:ascii="Arial" w:eastAsia="Times New Roman" w:hAnsi="Arial" w:cs="Arial"/>
            <w:i/>
            <w:iCs/>
            <w:color w:val="000000"/>
            <w:sz w:val="20"/>
            <w:szCs w:val="20"/>
            <w:rPrChange w:id="765" w:author="Microsoft Office User" w:date="2021-04-28T10:34:00Z">
              <w:rPr>
                <w:i/>
                <w:iCs/>
              </w:rPr>
            </w:rPrChange>
          </w:rPr>
          <w:t xml:space="preserve">eft: </w:t>
        </w:r>
        <w:r w:rsidRPr="006D6A4E">
          <w:rPr>
            <w:rFonts w:ascii="Arial" w:eastAsia="Times New Roman" w:hAnsi="Arial" w:cs="Arial"/>
            <w:color w:val="000000"/>
            <w:sz w:val="20"/>
            <w:szCs w:val="20"/>
            <w:rPrChange w:id="766" w:author="Microsoft Office User" w:date="2021-04-28T10:34:00Z">
              <w:rPr/>
            </w:rPrChange>
          </w:rPr>
          <w:t xml:space="preserve">comparison of lick probability during the adaptation period. </w:t>
        </w:r>
      </w:ins>
      <w:ins w:id="767" w:author="Microsoft Office User" w:date="2021-04-28T10:37:00Z">
        <w:r>
          <w:rPr>
            <w:rFonts w:ascii="Arial" w:eastAsia="Times New Roman" w:hAnsi="Arial" w:cs="Arial"/>
            <w:i/>
            <w:iCs/>
            <w:color w:val="000000"/>
            <w:sz w:val="20"/>
            <w:szCs w:val="20"/>
          </w:rPr>
          <w:t>Right</w:t>
        </w:r>
        <w:r w:rsidRPr="00A917F9">
          <w:rPr>
            <w:rFonts w:ascii="Arial" w:eastAsia="Times New Roman" w:hAnsi="Arial" w:cs="Arial"/>
            <w:i/>
            <w:iCs/>
            <w:color w:val="000000"/>
            <w:sz w:val="20"/>
            <w:szCs w:val="20"/>
          </w:rPr>
          <w:t xml:space="preserve">: </w:t>
        </w:r>
        <w:r w:rsidRPr="00A917F9">
          <w:rPr>
            <w:rFonts w:ascii="Arial" w:eastAsia="Times New Roman" w:hAnsi="Arial" w:cs="Arial"/>
            <w:color w:val="000000"/>
            <w:sz w:val="20"/>
            <w:szCs w:val="20"/>
          </w:rPr>
          <w:t>comparison of lick probability during the target period.</w:t>
        </w:r>
        <w:r>
          <w:rPr>
            <w:rFonts w:ascii="Arial" w:eastAsia="Times New Roman" w:hAnsi="Arial" w:cs="Arial"/>
            <w:color w:val="000000"/>
            <w:sz w:val="20"/>
            <w:szCs w:val="20"/>
          </w:rPr>
          <w:t xml:space="preserve"> </w:t>
        </w:r>
      </w:ins>
      <w:ins w:id="768" w:author="Microsoft Office User" w:date="2021-04-28T10:33:00Z">
        <w:r w:rsidRPr="006D6A4E">
          <w:rPr>
            <w:rFonts w:ascii="Arial" w:eastAsia="Times New Roman" w:hAnsi="Arial" w:cs="Arial"/>
            <w:color w:val="000000"/>
            <w:sz w:val="20"/>
            <w:szCs w:val="20"/>
            <w:rPrChange w:id="769" w:author="Microsoft Office User" w:date="2021-04-28T10:34:00Z">
              <w:rPr/>
            </w:rPrChange>
          </w:rPr>
          <w:t xml:space="preserve">Each circle indicates a session and color is as in </w:t>
        </w:r>
      </w:ins>
      <w:ins w:id="770" w:author="Microsoft Office User" w:date="2021-04-28T10:36:00Z">
        <w:r w:rsidRPr="006D6A4E">
          <w:rPr>
            <w:rFonts w:ascii="Arial" w:eastAsia="Times New Roman" w:hAnsi="Arial" w:cs="Arial"/>
            <w:b/>
            <w:bCs/>
            <w:color w:val="000000"/>
            <w:sz w:val="20"/>
            <w:szCs w:val="20"/>
            <w:rPrChange w:id="771" w:author="Microsoft Office User" w:date="2021-04-28T10:37:00Z">
              <w:rPr>
                <w:rFonts w:ascii="Arial" w:eastAsia="Times New Roman" w:hAnsi="Arial" w:cs="Arial"/>
                <w:color w:val="000000"/>
                <w:sz w:val="20"/>
                <w:szCs w:val="20"/>
              </w:rPr>
            </w:rPrChange>
          </w:rPr>
          <w:t>d)</w:t>
        </w:r>
      </w:ins>
      <w:ins w:id="772" w:author="Microsoft Office User" w:date="2021-04-28T10:33:00Z">
        <w:r w:rsidRPr="006D6A4E">
          <w:rPr>
            <w:rFonts w:ascii="Arial" w:eastAsia="Times New Roman" w:hAnsi="Arial" w:cs="Arial"/>
            <w:color w:val="000000"/>
            <w:sz w:val="20"/>
            <w:szCs w:val="20"/>
            <w:rPrChange w:id="773" w:author="Microsoft Office User" w:date="2021-04-28T10:34:00Z">
              <w:rPr/>
            </w:rPrChange>
          </w:rPr>
          <w:t xml:space="preserve">. </w:t>
        </w:r>
      </w:ins>
    </w:p>
    <w:p w14:paraId="467B62E4" w14:textId="47AECD31" w:rsidR="006D6A4E" w:rsidRPr="006D6A4E" w:rsidRDefault="006D6A4E" w:rsidP="006D6A4E">
      <w:pPr>
        <w:pStyle w:val="ListParagraph"/>
        <w:numPr>
          <w:ilvl w:val="0"/>
          <w:numId w:val="11"/>
        </w:numPr>
        <w:ind w:left="270" w:hanging="270"/>
        <w:jc w:val="both"/>
        <w:rPr>
          <w:ins w:id="774" w:author="Microsoft Office User" w:date="2021-04-28T10:33:00Z"/>
          <w:rFonts w:ascii="Arial" w:hAnsi="Arial" w:cs="Arial"/>
          <w:sz w:val="22"/>
          <w:szCs w:val="22"/>
          <w:rPrChange w:id="775" w:author="Microsoft Office User" w:date="2021-04-28T10:34:00Z">
            <w:rPr>
              <w:ins w:id="776" w:author="Microsoft Office User" w:date="2021-04-28T10:33:00Z"/>
            </w:rPr>
          </w:rPrChange>
        </w:rPr>
        <w:pPrChange w:id="777" w:author="Microsoft Office User" w:date="2021-04-28T10:34:00Z">
          <w:pPr>
            <w:pStyle w:val="ListParagraph"/>
            <w:numPr>
              <w:numId w:val="11"/>
            </w:numPr>
            <w:ind w:hanging="360"/>
            <w:jc w:val="both"/>
          </w:pPr>
        </w:pPrChange>
      </w:pPr>
      <w:ins w:id="778" w:author="Microsoft Office User" w:date="2021-04-28T10:35:00Z">
        <w:r>
          <w:rPr>
            <w:rFonts w:ascii="Arial" w:eastAsia="Times New Roman" w:hAnsi="Arial" w:cs="Arial"/>
            <w:color w:val="000000"/>
            <w:sz w:val="20"/>
            <w:szCs w:val="20"/>
          </w:rPr>
          <w:t xml:space="preserve">Cumulative probability of licking throughout the trial, normalized </w:t>
        </w:r>
      </w:ins>
      <w:ins w:id="779" w:author="Microsoft Office User" w:date="2021-04-28T10:36:00Z">
        <w:r>
          <w:rPr>
            <w:rFonts w:ascii="Arial" w:eastAsia="Times New Roman" w:hAnsi="Arial" w:cs="Arial"/>
            <w:color w:val="000000"/>
            <w:sz w:val="20"/>
            <w:szCs w:val="20"/>
          </w:rPr>
          <w:t xml:space="preserve">within </w:t>
        </w:r>
        <w:proofErr w:type="spellStart"/>
        <w:r>
          <w:rPr>
            <w:rFonts w:ascii="Arial" w:eastAsia="Times New Roman" w:hAnsi="Arial" w:cs="Arial"/>
            <w:color w:val="000000"/>
            <w:sz w:val="20"/>
            <w:szCs w:val="20"/>
          </w:rPr>
          <w:t>muscimol</w:t>
        </w:r>
        <w:proofErr w:type="spellEnd"/>
        <w:r>
          <w:rPr>
            <w:rFonts w:ascii="Arial" w:eastAsia="Times New Roman" w:hAnsi="Arial" w:cs="Arial"/>
            <w:color w:val="000000"/>
            <w:sz w:val="20"/>
            <w:szCs w:val="20"/>
          </w:rPr>
          <w:t xml:space="preserve"> or saline conditions to sum to 1. Colors as in </w:t>
        </w:r>
      </w:ins>
      <w:ins w:id="780" w:author="Microsoft Office User" w:date="2021-04-28T10:37:00Z">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w:t>
        </w:r>
        <w:r>
          <w:rPr>
            <w:rFonts w:ascii="Arial" w:eastAsia="Times New Roman" w:hAnsi="Arial" w:cs="Arial"/>
            <w:b/>
            <w:bCs/>
            <w:color w:val="000000"/>
            <w:sz w:val="20"/>
            <w:szCs w:val="20"/>
          </w:rPr>
          <w:t>e)</w:t>
        </w:r>
        <w:r>
          <w:rPr>
            <w:rFonts w:ascii="Arial" w:eastAsia="Times New Roman" w:hAnsi="Arial" w:cs="Arial"/>
            <w:color w:val="000000"/>
            <w:sz w:val="20"/>
            <w:szCs w:val="20"/>
          </w:rPr>
          <w:t xml:space="preserve">. </w:t>
        </w:r>
      </w:ins>
      <w:ins w:id="781" w:author="Microsoft Office User" w:date="2021-04-28T10:36:00Z">
        <w:r>
          <w:rPr>
            <w:rFonts w:ascii="Arial" w:eastAsia="Times New Roman" w:hAnsi="Arial" w:cs="Arial"/>
            <w:color w:val="000000"/>
            <w:sz w:val="20"/>
            <w:szCs w:val="20"/>
          </w:rPr>
          <w:t>Shading indicates S.E.M. across sessions.</w:t>
        </w:r>
      </w:ins>
    </w:p>
    <w:p w14:paraId="23979D59" w14:textId="77777777" w:rsidR="006D6A4E" w:rsidRPr="007F3B5A" w:rsidRDefault="006D6A4E" w:rsidP="006D6A4E">
      <w:pPr>
        <w:pStyle w:val="ListParagraph"/>
        <w:ind w:left="270"/>
        <w:jc w:val="both"/>
        <w:rPr>
          <w:moveTo w:id="782" w:author="Microsoft Office User" w:date="2021-04-28T10:13:00Z"/>
          <w:rFonts w:ascii="Arial" w:hAnsi="Arial" w:cs="Arial"/>
          <w:sz w:val="22"/>
          <w:szCs w:val="22"/>
          <w:rPrChange w:id="783" w:author="Microsoft Office User" w:date="2021-04-28T10:14:00Z">
            <w:rPr>
              <w:moveTo w:id="784" w:author="Microsoft Office User" w:date="2021-04-28T10:13:00Z"/>
            </w:rPr>
          </w:rPrChange>
        </w:rPr>
        <w:pPrChange w:id="785" w:author="Microsoft Office User" w:date="2021-04-28T10:33:00Z">
          <w:pPr>
            <w:pStyle w:val="ListParagraph"/>
            <w:numPr>
              <w:numId w:val="2"/>
            </w:numPr>
            <w:ind w:left="360" w:hanging="360"/>
            <w:jc w:val="both"/>
          </w:pPr>
        </w:pPrChange>
      </w:pPr>
    </w:p>
    <w:moveToRangeEnd w:id="654"/>
    <w:p w14:paraId="3A9D9035" w14:textId="2E5A8A0F" w:rsidR="007F3B5A" w:rsidRPr="007F3B5A" w:rsidRDefault="007F3B5A" w:rsidP="007F3B5A">
      <w:pPr>
        <w:jc w:val="both"/>
        <w:rPr>
          <w:ins w:id="786" w:author="Microsoft Office User" w:date="2021-04-28T10:11:00Z"/>
          <w:rFonts w:ascii="Arial" w:eastAsia="Times New Roman" w:hAnsi="Arial" w:cs="Arial"/>
          <w:b/>
          <w:bCs/>
          <w:color w:val="000000"/>
          <w:sz w:val="20"/>
          <w:szCs w:val="20"/>
          <w:rPrChange w:id="787" w:author="Microsoft Office User" w:date="2021-04-28T10:13:00Z">
            <w:rPr>
              <w:ins w:id="788" w:author="Microsoft Office User" w:date="2021-04-28T10:11:00Z"/>
            </w:rPr>
          </w:rPrChange>
        </w:rPr>
      </w:pPr>
    </w:p>
    <w:p w14:paraId="608D626E" w14:textId="411E713D" w:rsidR="001B69AD" w:rsidRPr="003A75F6" w:rsidRDefault="001B69AD" w:rsidP="000A7884">
      <w:pPr>
        <w:jc w:val="both"/>
        <w:rPr>
          <w:rFonts w:ascii="Arial" w:hAnsi="Arial" w:cs="Arial"/>
          <w:sz w:val="22"/>
          <w:szCs w:val="22"/>
        </w:rPr>
      </w:pPr>
    </w:p>
    <w:sectPr w:rsidR="001B69AD" w:rsidRPr="003A75F6" w:rsidSect="00247E7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ia Neimark Geffen" w:date="2021-04-20T15:09:00Z" w:initials="MNG">
    <w:p w14:paraId="7D414BE8" w14:textId="3FA765B8" w:rsidR="00C41270" w:rsidRDefault="00C41270">
      <w:pPr>
        <w:pStyle w:val="CommentText"/>
      </w:pPr>
      <w:r>
        <w:rPr>
          <w:rStyle w:val="CommentReference"/>
        </w:rPr>
        <w:annotationRef/>
      </w:r>
      <w:r>
        <w:t>150 words. – need to be reduced further</w:t>
      </w:r>
    </w:p>
  </w:comment>
  <w:comment w:id="18" w:author="Ben Geffen" w:date="2021-04-20T15:05:00Z" w:initials="BDG">
    <w:p w14:paraId="6B42D9B0" w14:textId="77777777" w:rsidR="00C41270" w:rsidRPr="00C16C6F" w:rsidRDefault="00C41270" w:rsidP="00C16C6F">
      <w:pPr>
        <w:pStyle w:val="NormalWeb"/>
      </w:pPr>
      <w:r>
        <w:rPr>
          <w:rStyle w:val="CommentReference"/>
        </w:rPr>
        <w:annotationRef/>
      </w:r>
      <w:r w:rsidRPr="00C16C6F">
        <w:t>An Article is a novel and in-depth study that presents a major advance of broad interest, often employing several techniques or approaches. The main text (excluding abstract, online Methods, references and figure legends) is up to 4,500 words. The abstract is up to 150 words, unreferenced. Articles have no more than 8 display items (which includes both figures and tables). An Introduction is followed by Results, Discussion and Online Methods. The Results and Online Methods should be divided by topical subheadings; the Discussion may contain subheadings at the editors' discretion. Articles allow up to 50 references (excluding Methods-only references).</w:t>
      </w:r>
    </w:p>
    <w:p w14:paraId="21CF7E25" w14:textId="7EA63523" w:rsidR="00C41270" w:rsidRDefault="00C41270">
      <w:pPr>
        <w:pStyle w:val="CommentText"/>
      </w:pPr>
    </w:p>
  </w:comment>
  <w:comment w:id="20" w:author="Microsoft Office User" w:date="2021-04-28T10:00:00Z" w:initials="MOU">
    <w:p w14:paraId="59C8E3BF" w14:textId="37830B05" w:rsidR="00C41270" w:rsidRDefault="00C41270">
      <w:pPr>
        <w:pStyle w:val="CommentText"/>
      </w:pPr>
      <w:r>
        <w:rPr>
          <w:rStyle w:val="CommentReference"/>
        </w:rPr>
        <w:annotationRef/>
      </w:r>
      <w:r>
        <w:t xml:space="preserve">Cite Viktor and Ann’s papers, </w:t>
      </w:r>
      <w:proofErr w:type="spellStart"/>
      <w:r>
        <w:t>Wehr</w:t>
      </w:r>
      <w:proofErr w:type="spellEnd"/>
      <w:r>
        <w:t xml:space="preserve"> paper</w:t>
      </w:r>
    </w:p>
  </w:comment>
  <w:comment w:id="21" w:author="Microsoft Office User" w:date="2021-04-27T16:34:00Z" w:initials="MOU">
    <w:p w14:paraId="2A7DB84B" w14:textId="7AC3180B" w:rsidR="00C41270" w:rsidRDefault="00C41270">
      <w:pPr>
        <w:pStyle w:val="CommentText"/>
      </w:pPr>
      <w:r>
        <w:rPr>
          <w:rStyle w:val="CommentReference"/>
        </w:rPr>
        <w:annotationRef/>
      </w:r>
      <w:r>
        <w:t>What are we setting up here? Maybe: ‘These models allow us to simulate how neural function constrains behavior and to assess whether and how neuronal adaptation shapes sensory percepts.’</w:t>
      </w:r>
    </w:p>
  </w:comment>
  <w:comment w:id="22" w:author="Microsoft Office User" w:date="2021-04-27T16:35:00Z" w:initials="MOU">
    <w:p w14:paraId="757140A8" w14:textId="44178E4F" w:rsidR="00C41270" w:rsidRDefault="00C41270">
      <w:pPr>
        <w:pStyle w:val="CommentText"/>
      </w:pPr>
      <w:r>
        <w:rPr>
          <w:rStyle w:val="CommentReference"/>
        </w:rPr>
        <w:annotationRef/>
      </w:r>
      <w:r>
        <w:t>Didn’t this paper show that efficient coding can explain perceptual biases?</w:t>
      </w:r>
    </w:p>
  </w:comment>
  <w:comment w:id="23" w:author="Microsoft Office User" w:date="2021-04-28T09:59:00Z" w:initials="MOU">
    <w:p w14:paraId="58AA06D8" w14:textId="46639226" w:rsidR="00C41270" w:rsidRDefault="00C41270">
      <w:pPr>
        <w:pStyle w:val="CommentText"/>
      </w:pPr>
      <w:r>
        <w:rPr>
          <w:rStyle w:val="CommentReference"/>
        </w:rPr>
        <w:annotationRef/>
      </w:r>
      <w:r>
        <w:t>Is this sentence necessary?</w:t>
      </w:r>
    </w:p>
  </w:comment>
  <w:comment w:id="32" w:author="Microsoft Office User" w:date="2021-04-27T16:50:00Z" w:initials="MOU">
    <w:p w14:paraId="7137637A" w14:textId="26CEA0B1" w:rsidR="00C41270" w:rsidRDefault="00C41270">
      <w:pPr>
        <w:pStyle w:val="CommentText"/>
      </w:pPr>
      <w:r>
        <w:rPr>
          <w:rStyle w:val="CommentReference"/>
        </w:rPr>
        <w:annotationRef/>
      </w:r>
      <w:r>
        <w:t>Do we show this on a trial-trial basis?</w:t>
      </w:r>
    </w:p>
  </w:comment>
  <w:comment w:id="86" w:author="Geffen, Maria" w:date="2020-11-20T17:08:00Z" w:initials="GM">
    <w:p w14:paraId="6E841E30" w14:textId="77777777" w:rsidR="00C41270" w:rsidRDefault="00C41270" w:rsidP="00C41270">
      <w:pPr>
        <w:pStyle w:val="CommentText"/>
      </w:pPr>
      <w:r>
        <w:rPr>
          <w:rStyle w:val="CommentReference"/>
        </w:rPr>
        <w:annotationRef/>
      </w:r>
      <w:r>
        <w:rPr>
          <w:noProof/>
        </w:rPr>
        <w:t>I think we should start with the model then move onto the task as we discussed.</w:t>
      </w:r>
    </w:p>
  </w:comment>
  <w:comment w:id="139" w:author="Geffen, Maria" w:date="2020-11-20T17:07:00Z" w:initials="GM">
    <w:p w14:paraId="7469D575" w14:textId="77777777" w:rsidR="00C41270" w:rsidRDefault="00C41270">
      <w:pPr>
        <w:pStyle w:val="CommentText"/>
      </w:pPr>
      <w:r>
        <w:rPr>
          <w:noProof/>
        </w:rPr>
        <w:t>this statement needs more careful statistics.</w:t>
      </w:r>
      <w:r>
        <w:rPr>
          <w:rStyle w:val="CommentReference"/>
        </w:rPr>
        <w:annotationRef/>
      </w:r>
    </w:p>
  </w:comment>
  <w:comment w:id="154" w:author="Microsoft Office User" w:date="2021-04-28T11:30:00Z" w:initials="MOU">
    <w:p w14:paraId="713C8628" w14:textId="0086B79B" w:rsidR="005A3A78" w:rsidRDefault="005A3A78">
      <w:pPr>
        <w:pStyle w:val="CommentText"/>
      </w:pPr>
      <w:r>
        <w:rPr>
          <w:rStyle w:val="CommentReference"/>
        </w:rPr>
        <w:annotationRef/>
      </w:r>
      <w:r>
        <w:t>Should we do stats for this?</w:t>
      </w:r>
    </w:p>
  </w:comment>
  <w:comment w:id="167" w:author="Geffen, Maria" w:date="2020-11-20T17:08:00Z" w:initials="GM">
    <w:p w14:paraId="1B2EE67D" w14:textId="77777777" w:rsidR="00C41270" w:rsidRDefault="00C41270">
      <w:pPr>
        <w:pStyle w:val="CommentText"/>
      </w:pPr>
      <w:r>
        <w:rPr>
          <w:rStyle w:val="CommentReference"/>
        </w:rPr>
        <w:annotationRef/>
      </w:r>
      <w:r>
        <w:rPr>
          <w:noProof/>
        </w:rPr>
        <w:t>I think we should start with the model then move onto the task as we discussed.</w:t>
      </w:r>
    </w:p>
  </w:comment>
  <w:comment w:id="516" w:author="Microsoft Office User" w:date="2021-04-28T12:06:00Z" w:initials="MOU">
    <w:p w14:paraId="5BBE06DA" w14:textId="5EEDBCF7" w:rsidR="005D7786" w:rsidRDefault="005D7786">
      <w:pPr>
        <w:pStyle w:val="CommentText"/>
      </w:pPr>
      <w:r>
        <w:rPr>
          <w:rStyle w:val="CommentReference"/>
        </w:rPr>
        <w:annotationRef/>
      </w:r>
      <w:r>
        <w:t>I think we need to be careful with examples, as they could be misinterpreted as changes in mean level, as opposed to changes in contrast</w:t>
      </w:r>
    </w:p>
  </w:comment>
  <w:comment w:id="519" w:author="Microsoft Office User" w:date="2021-04-28T12:07:00Z" w:initials="MOU">
    <w:p w14:paraId="0A62736A" w14:textId="18326972" w:rsidR="005D7786" w:rsidRDefault="005D7786">
      <w:pPr>
        <w:pStyle w:val="CommentText"/>
      </w:pPr>
      <w:r>
        <w:rPr>
          <w:rStyle w:val="CommentReference"/>
        </w:rPr>
        <w:annotationRef/>
      </w:r>
      <w:r>
        <w:t xml:space="preserve">Is this true? </w:t>
      </w:r>
      <w:r w:rsidR="000B343A">
        <w:t>I think it allows us to better discriminate all sounds within the new statistical regime, but as we show in the case of high contrast, it doesn’t necessarily help hearing per se… in low-high, it actually hurts our ability to hear targets</w:t>
      </w:r>
    </w:p>
  </w:comment>
  <w:comment w:id="548" w:author="Maria Neimark Geffen" w:date="2021-04-27T12:25:00Z" w:initials="MNG">
    <w:p w14:paraId="0783224B" w14:textId="77777777" w:rsidR="00C41270" w:rsidRDefault="00C41270" w:rsidP="005B538C">
      <w:r>
        <w:rPr>
          <w:rStyle w:val="CommentReference"/>
        </w:rPr>
        <w:annotationRef/>
      </w:r>
    </w:p>
    <w:p w14:paraId="4CC73CC9" w14:textId="77777777" w:rsidR="00C41270" w:rsidRDefault="00C41270" w:rsidP="005B538C">
      <w:r>
        <w:t xml:space="preserve">N. </w:t>
      </w:r>
      <w:proofErr w:type="spellStart"/>
      <w:r>
        <w:t>Ulanovsky</w:t>
      </w:r>
      <w:proofErr w:type="spellEnd"/>
      <w:r>
        <w:t xml:space="preserve">, L. Las, I. </w:t>
      </w:r>
      <w:proofErr w:type="spellStart"/>
      <w:r>
        <w:t>Nelken</w:t>
      </w:r>
      <w:proofErr w:type="spellEnd"/>
    </w:p>
    <w:p w14:paraId="1273C4F0" w14:textId="77777777" w:rsidR="00C41270" w:rsidRDefault="00C41270" w:rsidP="005B538C">
      <w:r>
        <w:t>Processing of low-probability sounds by cortical neurons</w:t>
      </w:r>
    </w:p>
    <w:p w14:paraId="7E56DD76" w14:textId="77777777" w:rsidR="00C41270" w:rsidRDefault="00C41270" w:rsidP="005B538C">
      <w:r>
        <w:t xml:space="preserve">Nat. </w:t>
      </w:r>
      <w:proofErr w:type="spellStart"/>
      <w:r>
        <w:t>Neurosci</w:t>
      </w:r>
      <w:proofErr w:type="spellEnd"/>
      <w:r>
        <w:t>., 6 (2003), pp. 391-398</w:t>
      </w:r>
    </w:p>
    <w:p w14:paraId="657AF37F" w14:textId="77777777" w:rsidR="00C41270" w:rsidRDefault="00C41270" w:rsidP="005B538C"/>
    <w:p w14:paraId="38DC4440" w14:textId="77777777" w:rsidR="00C41270" w:rsidRDefault="00C41270" w:rsidP="005B538C">
      <w:r w:rsidRPr="00692AC1">
        <w:t xml:space="preserve">Pennington JR, David SV. Complementary Effects of Adaptation and Gain Control on Sound Encoding in Primary Auditory Cortex. </w:t>
      </w:r>
      <w:proofErr w:type="spellStart"/>
      <w:r w:rsidRPr="00692AC1">
        <w:t>eNeuro</w:t>
      </w:r>
      <w:proofErr w:type="spellEnd"/>
      <w:r w:rsidRPr="00692AC1">
        <w:t>. 2020 Nov 13;7(6):ENEURO.0205-20.2020.</w:t>
      </w:r>
    </w:p>
    <w:p w14:paraId="7533216A" w14:textId="77777777" w:rsidR="00C41270" w:rsidRDefault="00C41270" w:rsidP="005B538C"/>
    <w:p w14:paraId="4595DB5D" w14:textId="77777777" w:rsidR="00C41270" w:rsidRDefault="00C41270" w:rsidP="005B538C">
      <w:r w:rsidRPr="0047314E">
        <w:t xml:space="preserve">Fritz J, </w:t>
      </w:r>
      <w:proofErr w:type="spellStart"/>
      <w:r w:rsidRPr="0047314E">
        <w:t>Shamma</w:t>
      </w:r>
      <w:proofErr w:type="spellEnd"/>
      <w:r w:rsidRPr="0047314E">
        <w:t xml:space="preserve"> S, </w:t>
      </w:r>
      <w:proofErr w:type="spellStart"/>
      <w:r w:rsidRPr="0047314E">
        <w:t>Elhilali</w:t>
      </w:r>
      <w:proofErr w:type="spellEnd"/>
      <w:r w:rsidRPr="0047314E">
        <w:t xml:space="preserve"> M, Klein D. Rapid task-related plasticity of spectrotemporal receptive fields in primary auditory cortex. Nat </w:t>
      </w:r>
      <w:proofErr w:type="spellStart"/>
      <w:r w:rsidRPr="0047314E">
        <w:t>Neurosci</w:t>
      </w:r>
      <w:proofErr w:type="spellEnd"/>
      <w:r w:rsidRPr="0047314E">
        <w:t xml:space="preserve">. 2003 Nov;6(11):1216-23. </w:t>
      </w:r>
      <w:proofErr w:type="spellStart"/>
      <w:r w:rsidRPr="0047314E">
        <w:t>doi</w:t>
      </w:r>
      <w:proofErr w:type="spellEnd"/>
      <w:r w:rsidRPr="0047314E">
        <w:t xml:space="preserve">: 10.1038/nn1141. </w:t>
      </w:r>
      <w:proofErr w:type="spellStart"/>
      <w:r w:rsidRPr="0047314E">
        <w:t>Epub</w:t>
      </w:r>
      <w:proofErr w:type="spellEnd"/>
      <w:r w:rsidRPr="0047314E">
        <w:t xml:space="preserve"> 2003 Oct 28. PMID: 14583754.</w:t>
      </w:r>
    </w:p>
    <w:p w14:paraId="210D625E" w14:textId="77777777" w:rsidR="00C41270" w:rsidRDefault="00C41270" w:rsidP="005B538C"/>
    <w:p w14:paraId="198372FD" w14:textId="77777777" w:rsidR="00C41270" w:rsidRDefault="00C41270" w:rsidP="005B538C">
      <w:proofErr w:type="spellStart"/>
      <w:r w:rsidRPr="0047314E">
        <w:t>Mesgarani</w:t>
      </w:r>
      <w:proofErr w:type="spellEnd"/>
      <w:r w:rsidRPr="0047314E">
        <w:t xml:space="preserve">, N., Fritz, J.B., </w:t>
      </w:r>
      <w:proofErr w:type="spellStart"/>
      <w:r w:rsidRPr="0047314E">
        <w:t>Shamma</w:t>
      </w:r>
      <w:proofErr w:type="spellEnd"/>
      <w:r w:rsidRPr="0047314E">
        <w:t>, S.A., 2010. A computational model of rapid task-related plasticity of auditory cortical receptive</w:t>
      </w:r>
      <w:r>
        <w:t xml:space="preserve"> </w:t>
      </w:r>
      <w:r w:rsidRPr="0047314E">
        <w:t xml:space="preserve">fields. J. </w:t>
      </w:r>
      <w:proofErr w:type="spellStart"/>
      <w:r w:rsidRPr="0047314E">
        <w:t>Comput</w:t>
      </w:r>
      <w:proofErr w:type="spellEnd"/>
      <w:r w:rsidRPr="0047314E">
        <w:t xml:space="preserve">. </w:t>
      </w:r>
      <w:proofErr w:type="spellStart"/>
      <w:r w:rsidRPr="0047314E">
        <w:t>Neurosci</w:t>
      </w:r>
      <w:proofErr w:type="spellEnd"/>
      <w:r w:rsidRPr="0047314E">
        <w:t>. 28,19e27.</w:t>
      </w:r>
    </w:p>
    <w:p w14:paraId="62DF0849" w14:textId="77777777" w:rsidR="00C41270" w:rsidRDefault="00C41270" w:rsidP="005B538C"/>
    <w:p w14:paraId="214DB116" w14:textId="77777777" w:rsidR="00C41270" w:rsidRDefault="00C41270" w:rsidP="005B538C">
      <w:r w:rsidRPr="00692AC1">
        <w:t xml:space="preserve">Lopez Espejo M, Schwartz ZP, David SV. Spectral tuning of adaptation supports coding of sensory context in auditory cortex. </w:t>
      </w:r>
      <w:proofErr w:type="spellStart"/>
      <w:r w:rsidRPr="00692AC1">
        <w:t>PLoS</w:t>
      </w:r>
      <w:proofErr w:type="spellEnd"/>
      <w:r w:rsidRPr="00692AC1">
        <w:t xml:space="preserve"> </w:t>
      </w:r>
      <w:proofErr w:type="spellStart"/>
      <w:r w:rsidRPr="00692AC1">
        <w:t>Comput</w:t>
      </w:r>
      <w:proofErr w:type="spellEnd"/>
      <w:r w:rsidRPr="00692AC1">
        <w:t xml:space="preserve"> Biol. 2019 Oct 18;15(10):e1007430.</w:t>
      </w:r>
    </w:p>
    <w:p w14:paraId="3C8F674B" w14:textId="77777777" w:rsidR="00C41270" w:rsidRDefault="00C41270" w:rsidP="005B538C">
      <w:pPr>
        <w:pStyle w:val="CommentText"/>
      </w:pPr>
    </w:p>
  </w:comment>
  <w:comment w:id="550" w:author="Microsoft Office User" w:date="2021-04-28T12:12:00Z" w:initials="MOU">
    <w:p w14:paraId="40A22FFD" w14:textId="61A1454F" w:rsidR="000B343A" w:rsidRDefault="000B343A">
      <w:pPr>
        <w:pStyle w:val="CommentText"/>
      </w:pPr>
      <w:r>
        <w:rPr>
          <w:rStyle w:val="CommentReference"/>
        </w:rPr>
        <w:annotationRef/>
      </w:r>
      <w:r>
        <w:t>I’m not sure I totally agree with the first part of this, as the model we propose here does make many assumptions about neural properties (</w:t>
      </w:r>
      <w:proofErr w:type="spellStart"/>
      <w:r>
        <w:t>ie</w:t>
      </w:r>
      <w:proofErr w:type="spellEnd"/>
      <w:r>
        <w:t xml:space="preserve">. max spike rate, sigmoidal nonlinearities, </w:t>
      </w:r>
      <w:proofErr w:type="spellStart"/>
      <w:r>
        <w:t>poisson</w:t>
      </w:r>
      <w:proofErr w:type="spellEnd"/>
      <w:r>
        <w:t xml:space="preserve"> spiking, etc.)</w:t>
      </w:r>
    </w:p>
  </w:comment>
  <w:comment w:id="552" w:author="Microsoft Office User" w:date="2021-04-28T12:13:00Z" w:initials="MOU">
    <w:p w14:paraId="43D68990" w14:textId="54837A75" w:rsidR="000B343A" w:rsidRDefault="000B343A">
      <w:pPr>
        <w:pStyle w:val="CommentText"/>
      </w:pPr>
      <w:r>
        <w:rPr>
          <w:rStyle w:val="CommentReference"/>
        </w:rPr>
        <w:annotationRef/>
      </w:r>
      <w:r>
        <w:t>I think there could be a point to be made here about ‘attentional lapses’, which is a pretty big psychophysics literature that looks at how detection after a distractor is typically poor at low temporal offsets, and increases with time from the distractor presentation. Here we show the opposite in high contrast, which is interesting.</w:t>
      </w:r>
    </w:p>
  </w:comment>
  <w:comment w:id="556" w:author="Maria Neimark Geffen" w:date="2021-04-27T12:21:00Z" w:initials="MNG">
    <w:p w14:paraId="647A7AF7" w14:textId="77777777" w:rsidR="00C41270" w:rsidRDefault="00C41270" w:rsidP="005B538C">
      <w:r>
        <w:rPr>
          <w:rStyle w:val="CommentReference"/>
        </w:rPr>
        <w:annotationRef/>
      </w:r>
      <w:r>
        <w:t xml:space="preserve">I. Dean, N.S. Harper, D. McAlpine. Neural population coding of sound level adapts to stimulus statistics. Nat. </w:t>
      </w:r>
      <w:proofErr w:type="spellStart"/>
      <w:r>
        <w:t>Neurosci</w:t>
      </w:r>
      <w:proofErr w:type="spellEnd"/>
      <w:r>
        <w:t>., 8 (2005), pp. 1684-1689.</w:t>
      </w:r>
    </w:p>
    <w:p w14:paraId="49CC43F3" w14:textId="77777777" w:rsidR="00C41270" w:rsidRDefault="00C41270" w:rsidP="005B538C">
      <w:r>
        <w:t xml:space="preserve">N.C. Rabinowitz, B.D.B. Willmore, J.W.H. </w:t>
      </w:r>
      <w:proofErr w:type="spellStart"/>
      <w:r>
        <w:t>Schnupp</w:t>
      </w:r>
      <w:proofErr w:type="spellEnd"/>
      <w:r>
        <w:t>, A.J. King. Contrast gain control in auditory cortex. Neuron, 70 (2011), 1178-1191</w:t>
      </w:r>
    </w:p>
    <w:p w14:paraId="3C57A289" w14:textId="77777777" w:rsidR="00C41270" w:rsidRDefault="00C41270" w:rsidP="005B538C">
      <w:r w:rsidRPr="006005CD">
        <w:t xml:space="preserve">Rabinowitz NC, Willmore BD, </w:t>
      </w:r>
      <w:proofErr w:type="spellStart"/>
      <w:r w:rsidRPr="006005CD">
        <w:t>Schnupp</w:t>
      </w:r>
      <w:proofErr w:type="spellEnd"/>
      <w:r w:rsidRPr="006005CD">
        <w:t xml:space="preserve"> JW, King AJ. Spectrotemporal contrast kernels for neurons in primary auditory cortex. J </w:t>
      </w:r>
      <w:proofErr w:type="spellStart"/>
      <w:r w:rsidRPr="006005CD">
        <w:t>Neurosci</w:t>
      </w:r>
      <w:proofErr w:type="spellEnd"/>
      <w:r w:rsidRPr="006005CD">
        <w:t>. 2012 Aug 15;32(33):11271-84.</w:t>
      </w:r>
    </w:p>
    <w:p w14:paraId="090332C5" w14:textId="77777777" w:rsidR="00C41270" w:rsidRPr="00692AC1" w:rsidRDefault="00C41270" w:rsidP="005B538C">
      <w:r w:rsidRPr="00692AC1">
        <w:t>Willmore BD, Cooke JE, King AJ. Hearing in noisy environments: noise invariance and contrast gain control. J Physiol. 2014 Aug 15;592(16):3371-81</w:t>
      </w:r>
    </w:p>
    <w:p w14:paraId="5ABF709A" w14:textId="77777777" w:rsidR="00C41270" w:rsidRPr="00692AC1" w:rsidRDefault="00C41270" w:rsidP="005B538C">
      <w:r w:rsidRPr="00692AC1">
        <w:t xml:space="preserve">Lohse M, Bajo VM, King AJ, Willmore BDB. Neural circuits underlying auditory contrast gain control and their perceptual implications. Nat </w:t>
      </w:r>
      <w:proofErr w:type="spellStart"/>
      <w:r w:rsidRPr="00692AC1">
        <w:t>Commun</w:t>
      </w:r>
      <w:proofErr w:type="spellEnd"/>
      <w:r w:rsidRPr="00692AC1">
        <w:t>. 2020 Jan 16;11(1):324.</w:t>
      </w:r>
    </w:p>
    <w:p w14:paraId="7D4FB742" w14:textId="77777777" w:rsidR="00C41270" w:rsidRDefault="00C41270" w:rsidP="005B538C">
      <w:r w:rsidRPr="00692AC1">
        <w:t xml:space="preserve">Cooke JE, King AJ, Willmore BDB, </w:t>
      </w:r>
      <w:proofErr w:type="spellStart"/>
      <w:r w:rsidRPr="00692AC1">
        <w:t>Schnupp</w:t>
      </w:r>
      <w:proofErr w:type="spellEnd"/>
      <w:r w:rsidRPr="00692AC1">
        <w:t xml:space="preserve"> JWH. Contrast gain control in mouse auditory cortex. J </w:t>
      </w:r>
      <w:proofErr w:type="spellStart"/>
      <w:r w:rsidRPr="00692AC1">
        <w:t>Neurophysiol</w:t>
      </w:r>
      <w:proofErr w:type="spellEnd"/>
      <w:r w:rsidRPr="00692AC1">
        <w:t>. 2018 Oct 1;120(4):1872-1884</w:t>
      </w:r>
    </w:p>
    <w:p w14:paraId="76364DB8" w14:textId="77777777" w:rsidR="00C41270" w:rsidRDefault="00C41270" w:rsidP="005B538C">
      <w:pPr>
        <w:pStyle w:val="CommentText"/>
      </w:pPr>
    </w:p>
  </w:comment>
  <w:comment w:id="568" w:author="Microsoft Office User" w:date="2021-04-28T12:18:00Z" w:initials="MOU">
    <w:p w14:paraId="6CD0A607" w14:textId="06E3150C" w:rsidR="003F675E" w:rsidRDefault="003F675E">
      <w:pPr>
        <w:pStyle w:val="CommentText"/>
      </w:pPr>
      <w:r>
        <w:rPr>
          <w:rStyle w:val="CommentReference"/>
        </w:rPr>
        <w:annotationRef/>
      </w:r>
      <w:r>
        <w:t>How does this relate to the current study? I see the point you’re making, but I think this could be potentially distracting from the speed asymmetry we see. Maybe we could use this space to describe that asymmetry and why it is theoretically not surprising (</w:t>
      </w:r>
      <w:proofErr w:type="spellStart"/>
      <w:r>
        <w:t>Wehr</w:t>
      </w:r>
      <w:proofErr w:type="spellEnd"/>
      <w:r>
        <w:t xml:space="preserve"> paper)</w:t>
      </w:r>
    </w:p>
  </w:comment>
  <w:comment w:id="592" w:author="Microsoft Office User" w:date="2021-04-28T13:12:00Z" w:initials="MOU">
    <w:p w14:paraId="2FB322E8" w14:textId="09E63FB8" w:rsidR="00746465" w:rsidRDefault="00746465">
      <w:pPr>
        <w:pStyle w:val="CommentText"/>
      </w:pPr>
      <w:r>
        <w:rPr>
          <w:rStyle w:val="CommentReference"/>
        </w:rPr>
        <w:annotationRef/>
      </w:r>
      <w:r>
        <w:t>TBD if this GLM will be included, but also cite the Rabinowitz paper with contrast kernels</w:t>
      </w:r>
    </w:p>
  </w:comment>
  <w:comment w:id="594" w:author="Microsoft Office User" w:date="2021-04-28T13:13:00Z" w:initials="MOU">
    <w:p w14:paraId="4AFC7D4E" w14:textId="5B5EBBB5" w:rsidR="00746465" w:rsidRDefault="00746465">
      <w:pPr>
        <w:pStyle w:val="CommentText"/>
      </w:pPr>
      <w:r>
        <w:rPr>
          <w:rStyle w:val="CommentReference"/>
        </w:rPr>
        <w:annotationRef/>
      </w:r>
      <w:r>
        <w:t>I’m not sure I understand this sentence?</w:t>
      </w:r>
    </w:p>
  </w:comment>
  <w:comment w:id="602" w:author="Microsoft Office User" w:date="2021-04-28T13:14:00Z" w:initials="MOU">
    <w:p w14:paraId="3EBED9CC" w14:textId="119631F6" w:rsidR="00746465" w:rsidRDefault="00746465">
      <w:pPr>
        <w:pStyle w:val="CommentText"/>
      </w:pPr>
      <w:r>
        <w:rPr>
          <w:rStyle w:val="CommentReference"/>
        </w:rPr>
        <w:annotationRef/>
      </w:r>
      <w:r>
        <w:t xml:space="preserve">Cite </w:t>
      </w:r>
      <w:proofErr w:type="spellStart"/>
      <w:r>
        <w:t>neuropixels</w:t>
      </w:r>
      <w:proofErr w:type="spellEnd"/>
      <w:r>
        <w:t xml:space="preserve"> papers, recent paper from Marius</w:t>
      </w:r>
    </w:p>
  </w:comment>
  <w:comment w:id="606" w:author="Microsoft Office User" w:date="2021-04-28T13:15:00Z" w:initials="MOU">
    <w:p w14:paraId="4C85546F" w14:textId="0498A42B" w:rsidR="00746465" w:rsidRDefault="00746465">
      <w:pPr>
        <w:pStyle w:val="CommentText"/>
      </w:pPr>
      <w:r>
        <w:rPr>
          <w:rStyle w:val="CommentReference"/>
        </w:rPr>
        <w:annotationRef/>
      </w:r>
      <w:r>
        <w:t xml:space="preserve">Motivate this more towards mechanisms: ‘While we have demonstrated that efficient control of neuronal gain shapes behavioral performance, the neuronal mechanisms of gain control in the auditory system are unknown.’ </w:t>
      </w:r>
    </w:p>
  </w:comment>
  <w:comment w:id="731" w:author="Microsoft Office User" w:date="2021-04-28T10:22:00Z" w:initials="MOU">
    <w:p w14:paraId="243BD38A" w14:textId="6F2658BF" w:rsidR="00C41270" w:rsidRDefault="00C41270">
      <w:pPr>
        <w:pStyle w:val="CommentText"/>
      </w:pPr>
      <w:r>
        <w:rPr>
          <w:rStyle w:val="CommentReference"/>
        </w:rPr>
        <w:annotationRef/>
      </w:r>
      <w:r>
        <w:t xml:space="preserve">This needs more quantification! Maybe compute ROC plots for the neurons, get n for each session, compute statistics, etc. Also might be misleading to plot saline and </w:t>
      </w:r>
      <w:proofErr w:type="spellStart"/>
      <w:r>
        <w:t>muscimol</w:t>
      </w:r>
      <w:proofErr w:type="spellEnd"/>
      <w:r>
        <w:t xml:space="preserve"> on the same plot, as they are different neural populations…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414BE8" w15:done="1"/>
  <w15:commentEx w15:paraId="21CF7E25" w15:done="0"/>
  <w15:commentEx w15:paraId="59C8E3BF" w15:done="0"/>
  <w15:commentEx w15:paraId="2A7DB84B" w15:done="0"/>
  <w15:commentEx w15:paraId="757140A8" w15:done="0"/>
  <w15:commentEx w15:paraId="58AA06D8" w15:done="0"/>
  <w15:commentEx w15:paraId="7137637A" w15:done="0"/>
  <w15:commentEx w15:paraId="6E841E30" w15:done="0"/>
  <w15:commentEx w15:paraId="7469D575" w15:done="0"/>
  <w15:commentEx w15:paraId="713C8628" w15:done="0"/>
  <w15:commentEx w15:paraId="1B2EE67D" w15:done="0"/>
  <w15:commentEx w15:paraId="5BBE06DA" w15:done="0"/>
  <w15:commentEx w15:paraId="0A62736A" w15:done="0"/>
  <w15:commentEx w15:paraId="3C8F674B" w15:done="0"/>
  <w15:commentEx w15:paraId="40A22FFD" w15:done="0"/>
  <w15:commentEx w15:paraId="43D68990" w15:done="0"/>
  <w15:commentEx w15:paraId="76364DB8" w15:done="0"/>
  <w15:commentEx w15:paraId="6CD0A607" w15:done="0"/>
  <w15:commentEx w15:paraId="2FB322E8" w15:done="0"/>
  <w15:commentEx w15:paraId="4AFC7D4E" w15:done="0"/>
  <w15:commentEx w15:paraId="3EBED9CC" w15:done="0"/>
  <w15:commentEx w15:paraId="4C85546F" w15:done="0"/>
  <w15:commentEx w15:paraId="243BD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6D45" w16cex:dateUtc="2021-04-20T19:09:00Z"/>
  <w16cex:commentExtensible w16cex:durableId="24296C51" w16cex:dateUtc="2021-04-20T19:05:00Z"/>
  <w16cex:commentExtensible w16cex:durableId="2433B0B6" w16cex:dateUtc="2021-04-28T14:00:00Z"/>
  <w16cex:commentExtensible w16cex:durableId="2432BB85" w16cex:dateUtc="2021-04-27T20:34:00Z"/>
  <w16cex:commentExtensible w16cex:durableId="2432BBC8" w16cex:dateUtc="2021-04-27T20:35:00Z"/>
  <w16cex:commentExtensible w16cex:durableId="2433B071" w16cex:dateUtc="2021-04-28T13:59:00Z"/>
  <w16cex:commentExtensible w16cex:durableId="2432BF59" w16cex:dateUtc="2021-04-27T20:50:00Z"/>
  <w16cex:commentExtensible w16cex:durableId="2433C2CD" w16cex:dateUtc="2020-11-20T22:08:00Z"/>
  <w16cex:commentExtensible w16cex:durableId="2362766B" w16cex:dateUtc="2020-11-20T22:07:00Z"/>
  <w16cex:commentExtensible w16cex:durableId="2433C5C1" w16cex:dateUtc="2021-04-28T15:30:00Z"/>
  <w16cex:commentExtensible w16cex:durableId="23627681" w16cex:dateUtc="2020-11-20T22:08:00Z"/>
  <w16cex:commentExtensible w16cex:durableId="2433CE3B" w16cex:dateUtc="2021-04-28T16:06:00Z"/>
  <w16cex:commentExtensible w16cex:durableId="2433CE7E" w16cex:dateUtc="2021-04-28T16:07:00Z"/>
  <w16cex:commentExtensible w16cex:durableId="2432812B" w16cex:dateUtc="2021-04-27T16:25:00Z"/>
  <w16cex:commentExtensible w16cex:durableId="2433CF96" w16cex:dateUtc="2021-04-28T16:12:00Z"/>
  <w16cex:commentExtensible w16cex:durableId="2433CFEF" w16cex:dateUtc="2021-04-28T16:13:00Z"/>
  <w16cex:commentExtensible w16cex:durableId="24328064" w16cex:dateUtc="2021-04-27T16:21:00Z"/>
  <w16cex:commentExtensible w16cex:durableId="2433D106" w16cex:dateUtc="2021-04-28T16:18:00Z"/>
  <w16cex:commentExtensible w16cex:durableId="2433DDBD" w16cex:dateUtc="2021-04-28T17:12:00Z"/>
  <w16cex:commentExtensible w16cex:durableId="2433DDE0" w16cex:dateUtc="2021-04-28T17:13:00Z"/>
  <w16cex:commentExtensible w16cex:durableId="2433DE22" w16cex:dateUtc="2021-04-28T17:14:00Z"/>
  <w16cex:commentExtensible w16cex:durableId="2433DE5F" w16cex:dateUtc="2021-04-28T17:15:00Z"/>
  <w16cex:commentExtensible w16cex:durableId="2433B5D8" w16cex:dateUtc="2021-04-2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414BE8" w16cid:durableId="24296D45"/>
  <w16cid:commentId w16cid:paraId="21CF7E25" w16cid:durableId="24296C51"/>
  <w16cid:commentId w16cid:paraId="59C8E3BF" w16cid:durableId="2433B0B6"/>
  <w16cid:commentId w16cid:paraId="2A7DB84B" w16cid:durableId="2432BB85"/>
  <w16cid:commentId w16cid:paraId="757140A8" w16cid:durableId="2432BBC8"/>
  <w16cid:commentId w16cid:paraId="58AA06D8" w16cid:durableId="2433B071"/>
  <w16cid:commentId w16cid:paraId="7137637A" w16cid:durableId="2432BF59"/>
  <w16cid:commentId w16cid:paraId="6E841E30" w16cid:durableId="2433C2CD"/>
  <w16cid:commentId w16cid:paraId="7469D575" w16cid:durableId="2362766B"/>
  <w16cid:commentId w16cid:paraId="713C8628" w16cid:durableId="2433C5C1"/>
  <w16cid:commentId w16cid:paraId="1B2EE67D" w16cid:durableId="23627681"/>
  <w16cid:commentId w16cid:paraId="5BBE06DA" w16cid:durableId="2433CE3B"/>
  <w16cid:commentId w16cid:paraId="0A62736A" w16cid:durableId="2433CE7E"/>
  <w16cid:commentId w16cid:paraId="3C8F674B" w16cid:durableId="2432812B"/>
  <w16cid:commentId w16cid:paraId="40A22FFD" w16cid:durableId="2433CF96"/>
  <w16cid:commentId w16cid:paraId="43D68990" w16cid:durableId="2433CFEF"/>
  <w16cid:commentId w16cid:paraId="76364DB8" w16cid:durableId="24328064"/>
  <w16cid:commentId w16cid:paraId="6CD0A607" w16cid:durableId="2433D106"/>
  <w16cid:commentId w16cid:paraId="2FB322E8" w16cid:durableId="2433DDBD"/>
  <w16cid:commentId w16cid:paraId="4AFC7D4E" w16cid:durableId="2433DDE0"/>
  <w16cid:commentId w16cid:paraId="3EBED9CC" w16cid:durableId="2433DE22"/>
  <w16cid:commentId w16cid:paraId="4C85546F" w16cid:durableId="2433DE5F"/>
  <w16cid:commentId w16cid:paraId="243BD38A" w16cid:durableId="2433B5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A61F4B" w14:textId="77777777" w:rsidR="00A92435" w:rsidRDefault="00A92435" w:rsidP="003A75F6">
      <w:r>
        <w:separator/>
      </w:r>
    </w:p>
  </w:endnote>
  <w:endnote w:type="continuationSeparator" w:id="0">
    <w:p w14:paraId="69A4D4F3" w14:textId="77777777" w:rsidR="00A92435" w:rsidRDefault="00A92435" w:rsidP="003A7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34A8ED" w14:textId="77777777" w:rsidR="00A92435" w:rsidRDefault="00A92435" w:rsidP="003A75F6">
      <w:r>
        <w:separator/>
      </w:r>
    </w:p>
  </w:footnote>
  <w:footnote w:type="continuationSeparator" w:id="0">
    <w:p w14:paraId="36BA5ED9" w14:textId="77777777" w:rsidR="00A92435" w:rsidRDefault="00A92435" w:rsidP="003A7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AA3395"/>
    <w:multiLevelType w:val="hybridMultilevel"/>
    <w:tmpl w:val="DD3CF4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B74241"/>
    <w:multiLevelType w:val="hybridMultilevel"/>
    <w:tmpl w:val="6B88CDD0"/>
    <w:lvl w:ilvl="0" w:tplc="643A631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E9026F"/>
    <w:multiLevelType w:val="hybridMultilevel"/>
    <w:tmpl w:val="EDEADF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695B9C"/>
    <w:multiLevelType w:val="hybridMultilevel"/>
    <w:tmpl w:val="9798378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7B0E93"/>
    <w:multiLevelType w:val="hybridMultilevel"/>
    <w:tmpl w:val="8C9E20B2"/>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7D4643"/>
    <w:multiLevelType w:val="hybridMultilevel"/>
    <w:tmpl w:val="FCE23560"/>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F3D9C"/>
    <w:multiLevelType w:val="hybridMultilevel"/>
    <w:tmpl w:val="D8F27EAE"/>
    <w:lvl w:ilvl="0" w:tplc="DA36CFB4">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26E60FF"/>
    <w:multiLevelType w:val="hybridMultilevel"/>
    <w:tmpl w:val="E36ADD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933A69"/>
    <w:multiLevelType w:val="hybridMultilevel"/>
    <w:tmpl w:val="8C004184"/>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636C5D"/>
    <w:multiLevelType w:val="hybridMultilevel"/>
    <w:tmpl w:val="1DC2DAD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372C3A"/>
    <w:multiLevelType w:val="hybridMultilevel"/>
    <w:tmpl w:val="A238C56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8"/>
  </w:num>
  <w:num w:numId="3">
    <w:abstractNumId w:val="4"/>
  </w:num>
  <w:num w:numId="4">
    <w:abstractNumId w:val="5"/>
  </w:num>
  <w:num w:numId="5">
    <w:abstractNumId w:val="3"/>
  </w:num>
  <w:num w:numId="6">
    <w:abstractNumId w:val="9"/>
  </w:num>
  <w:num w:numId="7">
    <w:abstractNumId w:val="0"/>
  </w:num>
  <w:num w:numId="8">
    <w:abstractNumId w:val="2"/>
  </w:num>
  <w:num w:numId="9">
    <w:abstractNumId w:val="6"/>
  </w:num>
  <w:num w:numId="10">
    <w:abstractNumId w:val="7"/>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Geffen, Maria">
    <w15:presenceInfo w15:providerId="AD" w15:userId="S::mgeffen@pennmedicine.upenn.edu::95843fb0-5f22-4058-b4f3-dfd089b5d6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70"/>
    <w:rsid w:val="0000545D"/>
    <w:rsid w:val="00007007"/>
    <w:rsid w:val="0004791C"/>
    <w:rsid w:val="00060506"/>
    <w:rsid w:val="0007020D"/>
    <w:rsid w:val="0008595A"/>
    <w:rsid w:val="000A7884"/>
    <w:rsid w:val="000B343A"/>
    <w:rsid w:val="000B5FD6"/>
    <w:rsid w:val="000D45EC"/>
    <w:rsid w:val="00136515"/>
    <w:rsid w:val="00137023"/>
    <w:rsid w:val="00143746"/>
    <w:rsid w:val="00191F9B"/>
    <w:rsid w:val="001935CF"/>
    <w:rsid w:val="0019642E"/>
    <w:rsid w:val="001A3033"/>
    <w:rsid w:val="001B69AD"/>
    <w:rsid w:val="001E6978"/>
    <w:rsid w:val="00225FA3"/>
    <w:rsid w:val="002373E5"/>
    <w:rsid w:val="0024252F"/>
    <w:rsid w:val="00247E70"/>
    <w:rsid w:val="00283ABC"/>
    <w:rsid w:val="0029141E"/>
    <w:rsid w:val="002A6675"/>
    <w:rsid w:val="002B46BE"/>
    <w:rsid w:val="002C1323"/>
    <w:rsid w:val="002C1CCB"/>
    <w:rsid w:val="002E626F"/>
    <w:rsid w:val="002F191E"/>
    <w:rsid w:val="003037C0"/>
    <w:rsid w:val="0031158D"/>
    <w:rsid w:val="0035199D"/>
    <w:rsid w:val="00373899"/>
    <w:rsid w:val="00384D55"/>
    <w:rsid w:val="003A75F6"/>
    <w:rsid w:val="003D2E35"/>
    <w:rsid w:val="003F675E"/>
    <w:rsid w:val="00415D84"/>
    <w:rsid w:val="00420686"/>
    <w:rsid w:val="00426E85"/>
    <w:rsid w:val="00435193"/>
    <w:rsid w:val="00481A68"/>
    <w:rsid w:val="004B1F71"/>
    <w:rsid w:val="004B6FDF"/>
    <w:rsid w:val="004D2BF6"/>
    <w:rsid w:val="00532CF4"/>
    <w:rsid w:val="00544076"/>
    <w:rsid w:val="0059217F"/>
    <w:rsid w:val="005A3A78"/>
    <w:rsid w:val="005B17FA"/>
    <w:rsid w:val="005B538C"/>
    <w:rsid w:val="005D7786"/>
    <w:rsid w:val="005F2B2D"/>
    <w:rsid w:val="00651894"/>
    <w:rsid w:val="006670B4"/>
    <w:rsid w:val="0068329E"/>
    <w:rsid w:val="006923AF"/>
    <w:rsid w:val="006D66F0"/>
    <w:rsid w:val="006D6A4E"/>
    <w:rsid w:val="00713AC8"/>
    <w:rsid w:val="00746465"/>
    <w:rsid w:val="007B566A"/>
    <w:rsid w:val="007D3839"/>
    <w:rsid w:val="007D691E"/>
    <w:rsid w:val="007F3B5A"/>
    <w:rsid w:val="007F729D"/>
    <w:rsid w:val="0081089C"/>
    <w:rsid w:val="008214AD"/>
    <w:rsid w:val="00821F06"/>
    <w:rsid w:val="0087106C"/>
    <w:rsid w:val="00883DFF"/>
    <w:rsid w:val="008855F0"/>
    <w:rsid w:val="008857DC"/>
    <w:rsid w:val="008949ED"/>
    <w:rsid w:val="00895662"/>
    <w:rsid w:val="008A0AA7"/>
    <w:rsid w:val="008A4890"/>
    <w:rsid w:val="008C68CF"/>
    <w:rsid w:val="008D2908"/>
    <w:rsid w:val="008D68A8"/>
    <w:rsid w:val="008E2783"/>
    <w:rsid w:val="008E526F"/>
    <w:rsid w:val="008F1DC2"/>
    <w:rsid w:val="008F6E4F"/>
    <w:rsid w:val="009007AA"/>
    <w:rsid w:val="00941972"/>
    <w:rsid w:val="00954664"/>
    <w:rsid w:val="009578AF"/>
    <w:rsid w:val="00982EBF"/>
    <w:rsid w:val="009A6393"/>
    <w:rsid w:val="009C2665"/>
    <w:rsid w:val="00A00BBC"/>
    <w:rsid w:val="00A02BD8"/>
    <w:rsid w:val="00A16734"/>
    <w:rsid w:val="00A4192F"/>
    <w:rsid w:val="00A92435"/>
    <w:rsid w:val="00A9352F"/>
    <w:rsid w:val="00A95162"/>
    <w:rsid w:val="00AB3F90"/>
    <w:rsid w:val="00AB4ACC"/>
    <w:rsid w:val="00AC3BBA"/>
    <w:rsid w:val="00AF393A"/>
    <w:rsid w:val="00B02D47"/>
    <w:rsid w:val="00B367C4"/>
    <w:rsid w:val="00B411AF"/>
    <w:rsid w:val="00B50EC7"/>
    <w:rsid w:val="00BA3B7D"/>
    <w:rsid w:val="00BB1DF4"/>
    <w:rsid w:val="00BB29F5"/>
    <w:rsid w:val="00BB3B4B"/>
    <w:rsid w:val="00BC78DD"/>
    <w:rsid w:val="00BD2146"/>
    <w:rsid w:val="00BE2DDF"/>
    <w:rsid w:val="00C0632E"/>
    <w:rsid w:val="00C11B89"/>
    <w:rsid w:val="00C16C6F"/>
    <w:rsid w:val="00C41270"/>
    <w:rsid w:val="00C70DC0"/>
    <w:rsid w:val="00CA4356"/>
    <w:rsid w:val="00CB0EA1"/>
    <w:rsid w:val="00CB2BDA"/>
    <w:rsid w:val="00CC7F3C"/>
    <w:rsid w:val="00CE16CA"/>
    <w:rsid w:val="00CE3824"/>
    <w:rsid w:val="00CF51F0"/>
    <w:rsid w:val="00D14D4C"/>
    <w:rsid w:val="00D60E7B"/>
    <w:rsid w:val="00D80F68"/>
    <w:rsid w:val="00D86796"/>
    <w:rsid w:val="00DE4500"/>
    <w:rsid w:val="00E10A1D"/>
    <w:rsid w:val="00E30301"/>
    <w:rsid w:val="00E53D12"/>
    <w:rsid w:val="00E56240"/>
    <w:rsid w:val="00E63E32"/>
    <w:rsid w:val="00E7641F"/>
    <w:rsid w:val="00E77EFF"/>
    <w:rsid w:val="00ED5B37"/>
    <w:rsid w:val="00EF50BC"/>
    <w:rsid w:val="00F0254F"/>
    <w:rsid w:val="00F23BFC"/>
    <w:rsid w:val="00F324DD"/>
    <w:rsid w:val="00F70576"/>
    <w:rsid w:val="00F75149"/>
    <w:rsid w:val="00F829C6"/>
    <w:rsid w:val="00F94590"/>
    <w:rsid w:val="00FA271D"/>
    <w:rsid w:val="00FC64EB"/>
    <w:rsid w:val="00FE0BDE"/>
    <w:rsid w:val="00FE7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D32F5"/>
  <w15:chartTrackingRefBased/>
  <w15:docId w15:val="{7A1B8B75-830F-EE46-8069-4B04FEA0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7E70"/>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247E70"/>
  </w:style>
  <w:style w:type="paragraph" w:styleId="Header">
    <w:name w:val="header"/>
    <w:basedOn w:val="Normal"/>
    <w:link w:val="HeaderChar"/>
    <w:uiPriority w:val="99"/>
    <w:unhideWhenUsed/>
    <w:rsid w:val="003A75F6"/>
    <w:pPr>
      <w:tabs>
        <w:tab w:val="center" w:pos="4680"/>
        <w:tab w:val="right" w:pos="9360"/>
      </w:tabs>
    </w:pPr>
  </w:style>
  <w:style w:type="character" w:customStyle="1" w:styleId="HeaderChar">
    <w:name w:val="Header Char"/>
    <w:basedOn w:val="DefaultParagraphFont"/>
    <w:link w:val="Header"/>
    <w:uiPriority w:val="99"/>
    <w:rsid w:val="003A75F6"/>
  </w:style>
  <w:style w:type="paragraph" w:styleId="Footer">
    <w:name w:val="footer"/>
    <w:basedOn w:val="Normal"/>
    <w:link w:val="FooterChar"/>
    <w:uiPriority w:val="99"/>
    <w:unhideWhenUsed/>
    <w:rsid w:val="003A75F6"/>
    <w:pPr>
      <w:tabs>
        <w:tab w:val="center" w:pos="4680"/>
        <w:tab w:val="right" w:pos="9360"/>
      </w:tabs>
    </w:pPr>
  </w:style>
  <w:style w:type="character" w:customStyle="1" w:styleId="FooterChar">
    <w:name w:val="Footer Char"/>
    <w:basedOn w:val="DefaultParagraphFont"/>
    <w:link w:val="Footer"/>
    <w:uiPriority w:val="99"/>
    <w:rsid w:val="003A75F6"/>
  </w:style>
  <w:style w:type="paragraph" w:styleId="ListParagraph">
    <w:name w:val="List Paragraph"/>
    <w:basedOn w:val="Normal"/>
    <w:uiPriority w:val="34"/>
    <w:qFormat/>
    <w:rsid w:val="008855F0"/>
    <w:pPr>
      <w:ind w:left="720"/>
      <w:contextualSpacing/>
    </w:pPr>
  </w:style>
  <w:style w:type="character" w:styleId="CommentReference">
    <w:name w:val="annotation reference"/>
    <w:basedOn w:val="DefaultParagraphFont"/>
    <w:uiPriority w:val="99"/>
    <w:semiHidden/>
    <w:unhideWhenUsed/>
    <w:rsid w:val="00AB4ACC"/>
    <w:rPr>
      <w:sz w:val="16"/>
      <w:szCs w:val="16"/>
    </w:rPr>
  </w:style>
  <w:style w:type="paragraph" w:styleId="CommentText">
    <w:name w:val="annotation text"/>
    <w:basedOn w:val="Normal"/>
    <w:link w:val="CommentTextChar"/>
    <w:uiPriority w:val="99"/>
    <w:semiHidden/>
    <w:unhideWhenUsed/>
    <w:rsid w:val="00AB4ACC"/>
    <w:rPr>
      <w:sz w:val="20"/>
      <w:szCs w:val="20"/>
    </w:rPr>
  </w:style>
  <w:style w:type="character" w:customStyle="1" w:styleId="CommentTextChar">
    <w:name w:val="Comment Text Char"/>
    <w:basedOn w:val="DefaultParagraphFont"/>
    <w:link w:val="CommentText"/>
    <w:uiPriority w:val="99"/>
    <w:semiHidden/>
    <w:rsid w:val="00AB4ACC"/>
    <w:rPr>
      <w:sz w:val="20"/>
      <w:szCs w:val="20"/>
    </w:rPr>
  </w:style>
  <w:style w:type="paragraph" w:styleId="CommentSubject">
    <w:name w:val="annotation subject"/>
    <w:basedOn w:val="CommentText"/>
    <w:next w:val="CommentText"/>
    <w:link w:val="CommentSubjectChar"/>
    <w:uiPriority w:val="99"/>
    <w:semiHidden/>
    <w:unhideWhenUsed/>
    <w:rsid w:val="00AB4ACC"/>
    <w:rPr>
      <w:b/>
      <w:bCs/>
    </w:rPr>
  </w:style>
  <w:style w:type="character" w:customStyle="1" w:styleId="CommentSubjectChar">
    <w:name w:val="Comment Subject Char"/>
    <w:basedOn w:val="CommentTextChar"/>
    <w:link w:val="CommentSubject"/>
    <w:uiPriority w:val="99"/>
    <w:semiHidden/>
    <w:rsid w:val="00AB4ACC"/>
    <w:rPr>
      <w:b/>
      <w:bCs/>
      <w:sz w:val="20"/>
      <w:szCs w:val="20"/>
    </w:rPr>
  </w:style>
  <w:style w:type="paragraph" w:styleId="BalloonText">
    <w:name w:val="Balloon Text"/>
    <w:basedOn w:val="Normal"/>
    <w:link w:val="BalloonTextChar"/>
    <w:uiPriority w:val="99"/>
    <w:semiHidden/>
    <w:unhideWhenUsed/>
    <w:rsid w:val="00AB4AC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4ACC"/>
    <w:rPr>
      <w:rFonts w:ascii="Times New Roman" w:hAnsi="Times New Roman" w:cs="Times New Roman"/>
      <w:sz w:val="18"/>
      <w:szCs w:val="18"/>
    </w:rPr>
  </w:style>
  <w:style w:type="paragraph" w:styleId="Revision">
    <w:name w:val="Revision"/>
    <w:hidden/>
    <w:uiPriority w:val="99"/>
    <w:semiHidden/>
    <w:rsid w:val="00AB4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641778">
      <w:bodyDiv w:val="1"/>
      <w:marLeft w:val="0"/>
      <w:marRight w:val="0"/>
      <w:marTop w:val="0"/>
      <w:marBottom w:val="0"/>
      <w:divBdr>
        <w:top w:val="none" w:sz="0" w:space="0" w:color="auto"/>
        <w:left w:val="none" w:sz="0" w:space="0" w:color="auto"/>
        <w:bottom w:val="none" w:sz="0" w:space="0" w:color="auto"/>
        <w:right w:val="none" w:sz="0" w:space="0" w:color="auto"/>
      </w:divBdr>
    </w:div>
    <w:div w:id="150112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18</Pages>
  <Words>12007</Words>
  <Characters>68446</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2021-04-27T21:11:00Z</dcterms:created>
  <dcterms:modified xsi:type="dcterms:W3CDTF">2021-04-28T17:18:00Z</dcterms:modified>
</cp:coreProperties>
</file>