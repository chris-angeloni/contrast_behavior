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7845E94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 xml:space="preserve">Aaron M. Williams,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 xml:space="preserve">Eugenio </w:t>
      </w:r>
      <w:proofErr w:type="spellStart"/>
      <w:r w:rsidR="009A6393">
        <w:rPr>
          <w:rFonts w:ascii="Arial" w:eastAsia="Times New Roman" w:hAnsi="Arial" w:cs="Arial"/>
          <w:color w:val="000000"/>
          <w:sz w:val="22"/>
          <w:szCs w:val="22"/>
        </w:rPr>
        <w:t>Piasini</w:t>
      </w:r>
      <w:proofErr w:type="spellEnd"/>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 xml:space="preserve">Institute of Science and </w:t>
      </w:r>
      <w:proofErr w:type="spellStart"/>
      <w:r w:rsidRPr="003A75F6">
        <w:rPr>
          <w:rFonts w:ascii="Arial" w:eastAsia="Times New Roman" w:hAnsi="Arial" w:cs="Arial"/>
          <w:color w:val="000000"/>
          <w:sz w:val="20"/>
          <w:szCs w:val="20"/>
        </w:rPr>
        <w:t>Tecnhology</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Austira</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77902CE2"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 xml:space="preserve">the statistics of </w:t>
      </w:r>
      <w:del w:id="1" w:author="Microsoft Office User" w:date="2021-04-27T16:26:00Z">
        <w:r w:rsidR="009A6393" w:rsidDel="00BC78DD">
          <w:rPr>
            <w:rFonts w:ascii="Arial" w:eastAsia="Times New Roman" w:hAnsi="Arial" w:cs="Arial"/>
            <w:color w:val="000000"/>
            <w:sz w:val="22"/>
            <w:szCs w:val="22"/>
          </w:rPr>
          <w:delText xml:space="preserve">the </w:delText>
        </w:r>
      </w:del>
      <w:r w:rsidR="009A6393">
        <w:rPr>
          <w:rFonts w:ascii="Arial" w:eastAsia="Times New Roman" w:hAnsi="Arial" w:cs="Arial"/>
          <w:color w:val="000000"/>
          <w:sz w:val="22"/>
          <w:szCs w:val="22"/>
        </w:rPr>
        <w:t>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del w:id="2" w:author="Microsoft Office User" w:date="2021-04-27T16:27:00Z">
        <w:r w:rsidR="00ED5B37" w:rsidDel="00BC78DD">
          <w:rPr>
            <w:rFonts w:ascii="Arial" w:eastAsia="Times New Roman" w:hAnsi="Arial" w:cs="Arial"/>
            <w:color w:val="000000"/>
            <w:sz w:val="22"/>
            <w:szCs w:val="22"/>
          </w:rPr>
          <w:delText>N</w:delText>
        </w:r>
        <w:r w:rsidR="00247E70" w:rsidRPr="003A75F6" w:rsidDel="00BC78DD">
          <w:rPr>
            <w:rFonts w:ascii="Arial" w:eastAsia="Times New Roman" w:hAnsi="Arial" w:cs="Arial"/>
            <w:color w:val="000000"/>
            <w:sz w:val="22"/>
            <w:szCs w:val="22"/>
          </w:rPr>
          <w:delText xml:space="preserve">eurons in auditory cortex (AC) adapt </w:delText>
        </w:r>
      </w:del>
      <w:del w:id="3" w:author="Microsoft Office User" w:date="2021-04-27T16:23:00Z">
        <w:r w:rsidR="00247E70" w:rsidRPr="003A75F6" w:rsidDel="00BC78DD">
          <w:rPr>
            <w:rFonts w:ascii="Arial" w:eastAsia="Times New Roman" w:hAnsi="Arial" w:cs="Arial"/>
            <w:color w:val="000000"/>
            <w:sz w:val="22"/>
            <w:szCs w:val="22"/>
          </w:rPr>
          <w:delText>the gain of their response function</w:delText>
        </w:r>
      </w:del>
      <w:del w:id="4" w:author="Microsoft Office User" w:date="2021-04-27T16:27:00Z">
        <w:r w:rsidR="00247E70" w:rsidRPr="003A75F6" w:rsidDel="00BC78DD">
          <w:rPr>
            <w:rFonts w:ascii="Arial" w:eastAsia="Times New Roman" w:hAnsi="Arial" w:cs="Arial"/>
            <w:color w:val="000000"/>
            <w:sz w:val="22"/>
            <w:szCs w:val="22"/>
          </w:rPr>
          <w:delText xml:space="preserve"> to effectively match their dynamic range to </w:delText>
        </w:r>
        <w:r w:rsidR="008D2908" w:rsidDel="00BC78DD">
          <w:rPr>
            <w:rFonts w:ascii="Arial" w:eastAsia="Times New Roman" w:hAnsi="Arial" w:cs="Arial"/>
            <w:color w:val="000000"/>
            <w:sz w:val="22"/>
            <w:szCs w:val="22"/>
          </w:rPr>
          <w:delText xml:space="preserve">that of </w:delText>
        </w:r>
      </w:del>
      <w:del w:id="5" w:author="Microsoft Office User" w:date="2021-04-27T16:23:00Z">
        <w:r w:rsidR="008D2908" w:rsidDel="00BC78DD">
          <w:rPr>
            <w:rFonts w:ascii="Arial" w:eastAsia="Times New Roman" w:hAnsi="Arial" w:cs="Arial"/>
            <w:color w:val="000000"/>
            <w:sz w:val="22"/>
            <w:szCs w:val="22"/>
          </w:rPr>
          <w:delText xml:space="preserve">sound </w:delText>
        </w:r>
      </w:del>
      <w:del w:id="6" w:author="Microsoft Office User" w:date="2021-04-27T16:27:00Z">
        <w:r w:rsidR="008D2908" w:rsidDel="00BC78DD">
          <w:rPr>
            <w:rFonts w:ascii="Arial" w:eastAsia="Times New Roman" w:hAnsi="Arial" w:cs="Arial"/>
            <w:color w:val="000000"/>
            <w:sz w:val="22"/>
            <w:szCs w:val="22"/>
          </w:rPr>
          <w:delText>stimuli, a process</w:delText>
        </w:r>
        <w:r w:rsidR="00ED5B37" w:rsidDel="00BC78DD">
          <w:rPr>
            <w:rFonts w:ascii="Arial" w:eastAsia="Times New Roman" w:hAnsi="Arial" w:cs="Arial"/>
            <w:color w:val="000000"/>
            <w:sz w:val="22"/>
            <w:szCs w:val="22"/>
          </w:rPr>
          <w:delText xml:space="preserve"> </w:delText>
        </w:r>
        <w:r w:rsidR="008D2908" w:rsidDel="00BC78DD">
          <w:rPr>
            <w:rFonts w:ascii="Arial" w:eastAsia="Times New Roman" w:hAnsi="Arial" w:cs="Arial"/>
            <w:color w:val="000000"/>
            <w:sz w:val="22"/>
            <w:szCs w:val="22"/>
          </w:rPr>
          <w:delText>called</w:delText>
        </w:r>
        <w:r w:rsidR="00ED5B37" w:rsidDel="00BC78DD">
          <w:rPr>
            <w:rFonts w:ascii="Arial" w:eastAsia="Times New Roman" w:hAnsi="Arial" w:cs="Arial"/>
            <w:color w:val="000000"/>
            <w:sz w:val="22"/>
            <w:szCs w:val="22"/>
          </w:rPr>
          <w:delText xml:space="preserve"> contrast gain adaptation</w:delText>
        </w:r>
        <w:r w:rsidR="00247E70" w:rsidRPr="003A75F6" w:rsidDel="00BC78DD">
          <w:rPr>
            <w:rFonts w:ascii="Arial" w:eastAsia="Times New Roman" w:hAnsi="Arial" w:cs="Arial"/>
            <w:color w:val="000000"/>
            <w:sz w:val="22"/>
            <w:szCs w:val="22"/>
          </w:rPr>
          <w:delText xml:space="preserve">. </w:delText>
        </w:r>
      </w:del>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ins w:id="7" w:author="Microsoft Office User" w:date="2021-04-27T16:27:00Z">
        <w:r w:rsidR="00BC78DD">
          <w:rPr>
            <w:rFonts w:ascii="Arial" w:eastAsia="Times New Roman" w:hAnsi="Arial" w:cs="Arial"/>
            <w:color w:val="000000"/>
            <w:sz w:val="22"/>
            <w:szCs w:val="22"/>
          </w:rPr>
          <w:t xml:space="preserve"> changes in</w:t>
        </w:r>
      </w:ins>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del w:id="8" w:author="Microsoft Office User" w:date="2021-04-27T16:28:00Z">
        <w:r w:rsidR="00BC78DD" w:rsidDel="00BC78DD">
          <w:rPr>
            <w:rFonts w:ascii="Arial" w:eastAsia="Times New Roman" w:hAnsi="Arial" w:cs="Arial"/>
            <w:color w:val="000000"/>
            <w:sz w:val="22"/>
            <w:szCs w:val="22"/>
          </w:rPr>
          <w:delText xml:space="preserve">In the model and in behavior, </w:delText>
        </w:r>
      </w:del>
      <w:ins w:id="9" w:author="Microsoft Office User" w:date="2021-04-27T16:28:00Z">
        <w:r w:rsidR="00BC78DD">
          <w:rPr>
            <w:rFonts w:ascii="Arial" w:eastAsia="Times New Roman" w:hAnsi="Arial" w:cs="Arial"/>
            <w:color w:val="000000"/>
            <w:sz w:val="22"/>
            <w:szCs w:val="22"/>
          </w:rPr>
          <w:t>T</w:t>
        </w:r>
      </w:ins>
      <w:del w:id="10" w:author="Microsoft Office User" w:date="2021-04-27T16:28:00Z">
        <w:r w:rsidR="00BC78DD" w:rsidDel="00BC78DD">
          <w:rPr>
            <w:rFonts w:ascii="Arial" w:eastAsia="Times New Roman" w:hAnsi="Arial" w:cs="Arial"/>
            <w:color w:val="000000"/>
            <w:sz w:val="22"/>
            <w:szCs w:val="22"/>
          </w:rPr>
          <w:delText>t</w:delText>
        </w:r>
      </w:del>
      <w:r w:rsidR="00247E70" w:rsidRPr="003A75F6">
        <w:rPr>
          <w:rFonts w:ascii="Arial" w:eastAsia="Times New Roman" w:hAnsi="Arial" w:cs="Arial"/>
          <w:color w:val="000000"/>
          <w:sz w:val="22"/>
          <w:szCs w:val="22"/>
        </w:rPr>
        <w:t>arget detection and sensitivity</w:t>
      </w:r>
      <w:ins w:id="11" w:author="Microsoft Office User" w:date="2021-04-27T16:24:00Z">
        <w:r w:rsidR="00BC78DD">
          <w:rPr>
            <w:rFonts w:ascii="Arial" w:eastAsia="Times New Roman" w:hAnsi="Arial" w:cs="Arial"/>
            <w:color w:val="000000"/>
            <w:sz w:val="22"/>
            <w:szCs w:val="22"/>
          </w:rPr>
          <w:t xml:space="preserve"> </w:t>
        </w:r>
      </w:ins>
      <w:del w:id="12" w:author="Microsoft Office User" w:date="2021-04-27T16:24:00Z">
        <w:r w:rsidR="00247E70" w:rsidRPr="003A75F6" w:rsidDel="00BC78DD">
          <w:rPr>
            <w:rFonts w:ascii="Arial" w:eastAsia="Times New Roman" w:hAnsi="Arial" w:cs="Arial"/>
            <w:color w:val="000000"/>
            <w:sz w:val="22"/>
            <w:szCs w:val="22"/>
          </w:rPr>
          <w:delText xml:space="preserve"> </w:delText>
        </w:r>
        <w:r w:rsidDel="00BC78DD">
          <w:rPr>
            <w:rFonts w:ascii="Arial" w:eastAsia="Times New Roman" w:hAnsi="Arial" w:cs="Arial"/>
            <w:color w:val="000000"/>
            <w:sz w:val="22"/>
            <w:szCs w:val="22"/>
          </w:rPr>
          <w:delText xml:space="preserve"> </w:delText>
        </w:r>
      </w:del>
      <w:r>
        <w:rPr>
          <w:rFonts w:ascii="Arial" w:eastAsia="Times New Roman" w:hAnsi="Arial" w:cs="Arial"/>
          <w:color w:val="000000"/>
          <w:sz w:val="22"/>
          <w:szCs w:val="22"/>
        </w:rPr>
        <w:t>improved in low contrast as compared to high</w:t>
      </w:r>
      <w:ins w:id="13" w:author="Microsoft Office User" w:date="2021-04-27T16:24:00Z">
        <w:r w:rsidR="00BC78DD">
          <w:rPr>
            <w:rFonts w:ascii="Arial" w:eastAsia="Times New Roman" w:hAnsi="Arial" w:cs="Arial"/>
            <w:color w:val="000000"/>
            <w:sz w:val="22"/>
            <w:szCs w:val="22"/>
          </w:rPr>
          <w:t xml:space="preserve"> </w:t>
        </w:r>
      </w:ins>
      <w:del w:id="14" w:author="Microsoft Office User" w:date="2021-04-27T16:24:00Z">
        <w:r w:rsidDel="00BC78DD">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137023">
        <w:rPr>
          <w:rFonts w:ascii="Arial" w:eastAsia="Times New Roman" w:hAnsi="Arial" w:cs="Arial"/>
          <w:color w:val="000000"/>
          <w:sz w:val="22"/>
          <w:szCs w:val="22"/>
        </w:rPr>
        <w:t xml:space="preserve">We found that AC was necessary 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BC78DD">
        <w:rPr>
          <w:rFonts w:ascii="Arial" w:eastAsia="Times New Roman" w:hAnsi="Arial" w:cs="Arial"/>
          <w:color w:val="000000"/>
          <w:sz w:val="22"/>
          <w:szCs w:val="22"/>
        </w:rPr>
        <w:t>Additionally</w:t>
      </w:r>
      <w:r w:rsidR="008D68A8">
        <w:rPr>
          <w:rFonts w:ascii="Arial" w:eastAsia="Times New Roman" w:hAnsi="Arial" w:cs="Arial"/>
          <w:color w:val="000000"/>
          <w:sz w:val="22"/>
          <w:szCs w:val="22"/>
        </w:rPr>
        <w:t>, 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ins w:id="15" w:author="Microsoft Office User" w:date="2021-04-27T16:25:00Z">
        <w:r w:rsidR="00BC78DD">
          <w:rPr>
            <w:rFonts w:ascii="Arial" w:eastAsia="Times New Roman" w:hAnsi="Arial" w:cs="Arial"/>
            <w:color w:val="000000"/>
            <w:sz w:val="22"/>
            <w:szCs w:val="22"/>
          </w:rPr>
          <w:t xml:space="preserve"> perceptual</w:t>
        </w:r>
      </w:ins>
      <w:del w:id="16" w:author="Microsoft Office User" w:date="2021-04-27T16:25:00Z">
        <w:r w:rsidR="003D2E35" w:rsidDel="00BC78DD">
          <w:rPr>
            <w:rFonts w:ascii="Arial" w:eastAsia="Times New Roman" w:hAnsi="Arial" w:cs="Arial"/>
            <w:color w:val="000000"/>
            <w:sz w:val="22"/>
            <w:szCs w:val="22"/>
          </w:rPr>
          <w:delText>s</w:delText>
        </w:r>
      </w:del>
      <w:r w:rsidR="00247E70" w:rsidRPr="003A75F6">
        <w:rPr>
          <w:rFonts w:ascii="Arial" w:eastAsia="Times New Roman" w:hAnsi="Arial" w:cs="Arial"/>
          <w:color w:val="000000"/>
          <w:sz w:val="22"/>
          <w:szCs w:val="22"/>
        </w:rPr>
        <w:t xml:space="preserve"> behavior</w:t>
      </w:r>
      <w:del w:id="17" w:author="Microsoft Office User" w:date="2021-04-27T16:25:00Z">
        <w:r w:rsidR="00247E70" w:rsidRPr="003A75F6" w:rsidDel="00BC78DD">
          <w:rPr>
            <w:rFonts w:ascii="Arial" w:eastAsia="Times New Roman" w:hAnsi="Arial" w:cs="Arial"/>
            <w:color w:val="000000"/>
            <w:sz w:val="22"/>
            <w:szCs w:val="22"/>
          </w:rPr>
          <w:delText xml:space="preserve">al </w:delText>
        </w:r>
        <w:r w:rsidR="003D2E35" w:rsidRPr="003A75F6" w:rsidDel="00BC78DD">
          <w:rPr>
            <w:rFonts w:ascii="Arial" w:eastAsia="Times New Roman" w:hAnsi="Arial" w:cs="Arial"/>
            <w:color w:val="000000"/>
            <w:sz w:val="22"/>
            <w:szCs w:val="22"/>
          </w:rPr>
          <w:delText>per</w:delText>
        </w:r>
        <w:r w:rsidR="003D2E35" w:rsidDel="00BC78DD">
          <w:rPr>
            <w:rFonts w:ascii="Arial" w:eastAsia="Times New Roman" w:hAnsi="Arial" w:cs="Arial"/>
            <w:color w:val="000000"/>
            <w:sz w:val="22"/>
            <w:szCs w:val="22"/>
          </w:rPr>
          <w:delText>formance</w:delText>
        </w:r>
      </w:del>
      <w:r w:rsidR="00247E70" w:rsidRPr="003A75F6">
        <w:rPr>
          <w:rFonts w:ascii="Arial" w:eastAsia="Times New Roman" w:hAnsi="Arial" w:cs="Arial"/>
          <w:color w:val="000000"/>
          <w:sz w:val="22"/>
          <w:szCs w:val="22"/>
        </w:rPr>
        <w:t>.</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18"/>
      <w:r w:rsidRPr="003A75F6">
        <w:rPr>
          <w:rFonts w:ascii="Arial" w:eastAsia="Times New Roman" w:hAnsi="Arial" w:cs="Arial"/>
          <w:b/>
          <w:bCs/>
          <w:color w:val="000000"/>
          <w:sz w:val="22"/>
          <w:szCs w:val="22"/>
        </w:rPr>
        <w:t>Introduction</w:t>
      </w:r>
      <w:commentRangeEnd w:id="18"/>
      <w:r w:rsidR="00C16C6F">
        <w:rPr>
          <w:rStyle w:val="CommentReference"/>
        </w:rPr>
        <w:commentReference w:id="18"/>
      </w:r>
    </w:p>
    <w:p w14:paraId="6AA6EA4B" w14:textId="77777777" w:rsidR="00247E70" w:rsidRPr="003A75F6" w:rsidRDefault="00247E70" w:rsidP="000A7884">
      <w:pPr>
        <w:jc w:val="both"/>
        <w:rPr>
          <w:rFonts w:ascii="Arial" w:eastAsia="Times New Roman" w:hAnsi="Arial" w:cs="Arial"/>
          <w:sz w:val="22"/>
          <w:szCs w:val="22"/>
        </w:rPr>
      </w:pPr>
    </w:p>
    <w:p w14:paraId="20772FCA" w14:textId="49F4C77A" w:rsidR="00247E70" w:rsidRDefault="0031158D" w:rsidP="005B17F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As we navigate the world around us, the statistics of the environment can change dramatically.</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 through the process of adaptation</w:t>
      </w:r>
      <w:r w:rsidR="00E63E32">
        <w:rPr>
          <w:rFonts w:ascii="Arial" w:eastAsia="Times New Roman" w:hAnsi="Arial" w:cs="Arial"/>
          <w:color w:val="000000"/>
          <w:sz w:val="22"/>
          <w:szCs w:val="22"/>
        </w:rPr>
        <w:t>, in order to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ins w:id="19" w:author="Microsoft Office User" w:date="2021-04-27T16:31:00Z">
        <w:r w:rsidR="009C2665">
          <w:rPr>
            <w:rFonts w:ascii="Arial" w:eastAsia="Times New Roman" w:hAnsi="Arial" w:cs="Arial"/>
            <w:color w:val="000000"/>
            <w:sz w:val="22"/>
            <w:szCs w:val="22"/>
          </w:rPr>
          <w:t>within many types of environments</w:t>
        </w:r>
      </w:ins>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 xml:space="preserve">oming sounds.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not been previously established. </w:t>
      </w:r>
    </w:p>
    <w:p w14:paraId="3A081AB5" w14:textId="1796440A"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 xml:space="preserve">The efficient coding hypothesis has been formally implemented through normative models of brain function. </w:t>
      </w:r>
      <w:commentRangeStart w:id="20"/>
      <w:r>
        <w:rPr>
          <w:rFonts w:ascii="Arial" w:eastAsia="Times New Roman" w:hAnsi="Arial" w:cs="Arial"/>
          <w:sz w:val="22"/>
          <w:szCs w:val="22"/>
        </w:rPr>
        <w:t>These models allow for making predictions for neuronal function or psychophysical performance to optimize encoding or belief about the environment.</w:t>
      </w:r>
      <w:r w:rsidR="006670B4" w:rsidRPr="006670B4">
        <w:rPr>
          <w:rFonts w:ascii="Arial" w:eastAsia="Times New Roman" w:hAnsi="Arial" w:cs="Arial"/>
          <w:color w:val="000000"/>
          <w:sz w:val="22"/>
          <w:szCs w:val="22"/>
        </w:rPr>
        <w:t xml:space="preserve"> </w:t>
      </w:r>
      <w:commentRangeEnd w:id="20"/>
      <w:r w:rsidR="009C2665">
        <w:rPr>
          <w:rStyle w:val="CommentReference"/>
        </w:rPr>
        <w:commentReference w:id="20"/>
      </w:r>
      <w:commentRangeStart w:id="21"/>
      <w:r w:rsidR="001935CF">
        <w:rPr>
          <w:rFonts w:ascii="Arial" w:eastAsia="Times New Roman" w:hAnsi="Arial" w:cs="Arial"/>
          <w:color w:val="000000"/>
          <w:sz w:val="22"/>
          <w:szCs w:val="22"/>
        </w:rPr>
        <w:t>Whereas</w:t>
      </w:r>
      <w:r w:rsidR="006670B4">
        <w:rPr>
          <w:rFonts w:ascii="Arial" w:eastAsia="Times New Roman" w:hAnsi="Arial" w:cs="Arial"/>
          <w:color w:val="000000"/>
          <w:sz w:val="22"/>
          <w:szCs w:val="22"/>
        </w:rPr>
        <w:t xml:space="preserve"> a</w:t>
      </w:r>
      <w:r w:rsidR="006670B4" w:rsidRPr="003A75F6">
        <w:rPr>
          <w:rFonts w:ascii="Arial" w:eastAsia="Times New Roman" w:hAnsi="Arial" w:cs="Arial"/>
          <w:color w:val="000000"/>
          <w:sz w:val="22"/>
          <w:szCs w:val="22"/>
        </w:rPr>
        <w:t xml:space="preserve"> predictive framework </w:t>
      </w:r>
      <w:r w:rsidR="006670B4">
        <w:rPr>
          <w:rFonts w:ascii="Arial" w:eastAsia="Times New Roman" w:hAnsi="Arial" w:cs="Arial"/>
          <w:color w:val="000000"/>
          <w:sz w:val="22"/>
          <w:szCs w:val="22"/>
        </w:rPr>
        <w:t>for directly</w:t>
      </w:r>
      <w:r w:rsidR="006670B4" w:rsidRPr="003A75F6">
        <w:rPr>
          <w:rFonts w:ascii="Arial" w:eastAsia="Times New Roman" w:hAnsi="Arial" w:cs="Arial"/>
          <w:color w:val="000000"/>
          <w:sz w:val="22"/>
          <w:szCs w:val="22"/>
        </w:rPr>
        <w:t xml:space="preserve"> link</w:t>
      </w:r>
      <w:r w:rsidR="006670B4">
        <w:rPr>
          <w:rFonts w:ascii="Arial" w:eastAsia="Times New Roman" w:hAnsi="Arial" w:cs="Arial"/>
          <w:color w:val="000000"/>
          <w:sz w:val="22"/>
          <w:szCs w:val="22"/>
        </w:rPr>
        <w:t>ing</w:t>
      </w:r>
      <w:r w:rsidR="006670B4" w:rsidRPr="003A75F6">
        <w:rPr>
          <w:rFonts w:ascii="Arial" w:eastAsia="Times New Roman" w:hAnsi="Arial" w:cs="Arial"/>
          <w:color w:val="000000"/>
          <w:sz w:val="22"/>
          <w:szCs w:val="22"/>
        </w:rPr>
        <w:t xml:space="preserve"> </w:t>
      </w:r>
      <w:r w:rsidR="006670B4">
        <w:rPr>
          <w:rFonts w:ascii="Arial" w:eastAsia="Times New Roman" w:hAnsi="Arial" w:cs="Arial"/>
          <w:color w:val="000000"/>
          <w:sz w:val="22"/>
          <w:szCs w:val="22"/>
        </w:rPr>
        <w:t>efficient neural codes</w:t>
      </w:r>
      <w:r w:rsidR="006670B4" w:rsidRPr="003A75F6">
        <w:rPr>
          <w:rFonts w:ascii="Arial" w:eastAsia="Times New Roman" w:hAnsi="Arial" w:cs="Arial"/>
          <w:color w:val="000000"/>
          <w:sz w:val="22"/>
          <w:szCs w:val="22"/>
        </w:rPr>
        <w:t xml:space="preserve"> to </w:t>
      </w:r>
      <w:r w:rsidR="006670B4">
        <w:rPr>
          <w:rFonts w:ascii="Arial" w:eastAsia="Times New Roman" w:hAnsi="Arial" w:cs="Arial"/>
          <w:color w:val="000000"/>
          <w:sz w:val="22"/>
          <w:szCs w:val="22"/>
        </w:rPr>
        <w:t xml:space="preserve">auditory </w:t>
      </w:r>
      <w:r w:rsidR="006670B4" w:rsidRPr="003A75F6">
        <w:rPr>
          <w:rFonts w:ascii="Arial" w:eastAsia="Times New Roman" w:hAnsi="Arial" w:cs="Arial"/>
          <w:color w:val="000000"/>
          <w:sz w:val="22"/>
          <w:szCs w:val="22"/>
        </w:rPr>
        <w:t>percepts</w:t>
      </w:r>
      <w:r w:rsidR="006670B4">
        <w:rPr>
          <w:rFonts w:ascii="Arial" w:eastAsia="Times New Roman" w:hAnsi="Arial" w:cs="Arial"/>
          <w:color w:val="000000"/>
          <w:sz w:val="22"/>
          <w:szCs w:val="22"/>
        </w:rPr>
        <w:t xml:space="preserve"> has not yet been proposed </w:t>
      </w:r>
      <w:commentRangeEnd w:id="21"/>
      <w:r w:rsidR="009C2665">
        <w:rPr>
          <w:rStyle w:val="CommentReference"/>
        </w:rPr>
        <w:commentReference w:id="21"/>
      </w:r>
      <w:r w:rsidR="006670B4">
        <w:rPr>
          <w:rFonts w:ascii="Arial" w:eastAsia="Times New Roman" w:hAnsi="Arial" w:cs="Arial"/>
          <w:color w:val="000000"/>
          <w:sz w:val="22"/>
          <w:szCs w:val="22"/>
        </w:rPr>
        <w:t>(Wei &amp; Stocker, 2015)</w:t>
      </w:r>
      <w:r w:rsidR="001935CF">
        <w:rPr>
          <w:rFonts w:ascii="Arial" w:eastAsia="Times New Roman" w:hAnsi="Arial" w:cs="Arial"/>
          <w:color w:val="000000"/>
          <w:sz w:val="22"/>
          <w:szCs w:val="22"/>
        </w:rPr>
        <w:t>, normative models can be used to predict task performance given a distribution of the stimuli, and even a change in that distribution, such as a transition in sound contrast.</w:t>
      </w:r>
    </w:p>
    <w:p w14:paraId="5ED7EB13" w14:textId="55F81E10" w:rsidR="001935CF" w:rsidRPr="003A75F6" w:rsidRDefault="00CA4356" w:rsidP="001935CF">
      <w:pPr>
        <w:ind w:firstLine="720"/>
        <w:jc w:val="both"/>
        <w:rPr>
          <w:rFonts w:ascii="Arial" w:eastAsia="Times New Roman" w:hAnsi="Arial" w:cs="Arial"/>
          <w:sz w:val="22"/>
          <w:szCs w:val="22"/>
        </w:rPr>
      </w:pPr>
      <w:r>
        <w:rPr>
          <w:rFonts w:ascii="Arial" w:eastAsia="Times New Roman" w:hAnsi="Arial" w:cs="Arial"/>
          <w:sz w:val="22"/>
          <w:szCs w:val="22"/>
        </w:rPr>
        <w:t>A</w:t>
      </w:r>
      <w:r w:rsidR="001935CF">
        <w:rPr>
          <w:rFonts w:ascii="Arial" w:eastAsia="Times New Roman" w:hAnsi="Arial" w:cs="Arial"/>
          <w:sz w:val="22"/>
          <w:szCs w:val="22"/>
        </w:rPr>
        <w:t>t the psychophysical level, the auditory system exhibits adaptation to the sound contrast. In humans, t</w:t>
      </w:r>
      <w:r w:rsidR="001935CF" w:rsidRPr="003A75F6">
        <w:rPr>
          <w:rFonts w:ascii="Arial" w:eastAsia="Times New Roman" w:hAnsi="Arial" w:cs="Arial"/>
          <w:color w:val="000000"/>
          <w:sz w:val="22"/>
          <w:szCs w:val="22"/>
        </w:rPr>
        <w:t>he just-noticeable-difference between targets of different volume decreased in low contrast</w:t>
      </w:r>
      <w:r w:rsidR="001935CF">
        <w:rPr>
          <w:rFonts w:ascii="Arial" w:eastAsia="Times New Roman" w:hAnsi="Arial" w:cs="Arial"/>
          <w:color w:val="000000"/>
          <w:sz w:val="22"/>
          <w:szCs w:val="22"/>
        </w:rPr>
        <w:t xml:space="preserve"> (REF)</w:t>
      </w:r>
      <w:r w:rsidR="001935CF" w:rsidRPr="003A75F6">
        <w:rPr>
          <w:rFonts w:ascii="Arial" w:eastAsia="Times New Roman" w:hAnsi="Arial" w:cs="Arial"/>
          <w:color w:val="000000"/>
          <w:sz w:val="22"/>
          <w:szCs w:val="22"/>
        </w:rPr>
        <w:t>. This improvement in volume acuity is consistent with higher neural gain in low contrast</w:t>
      </w:r>
      <w:r w:rsidR="001935CF">
        <w:rPr>
          <w:rFonts w:ascii="Arial" w:eastAsia="Times New Roman" w:hAnsi="Arial" w:cs="Arial"/>
          <w:color w:val="000000"/>
          <w:sz w:val="22"/>
          <w:szCs w:val="22"/>
        </w:rPr>
        <w:t xml:space="preserve"> found in the primary auditory cortex (REF)</w:t>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 (</w:t>
      </w:r>
      <w:proofErr w:type="spellStart"/>
      <w:r w:rsidR="001935CF">
        <w:rPr>
          <w:rFonts w:ascii="Arial" w:eastAsia="Times New Roman" w:hAnsi="Arial" w:cs="Arial"/>
          <w:color w:val="000000"/>
          <w:sz w:val="22"/>
          <w:szCs w:val="22"/>
        </w:rPr>
        <w:t>Dahmen</w:t>
      </w:r>
      <w:proofErr w:type="spellEnd"/>
      <w:r w:rsidR="001935CF">
        <w:rPr>
          <w:rFonts w:ascii="Arial" w:eastAsia="Times New Roman" w:hAnsi="Arial" w:cs="Arial"/>
          <w:color w:val="000000"/>
          <w:sz w:val="22"/>
          <w:szCs w:val="22"/>
        </w:rPr>
        <w:t xml:space="preserve"> et al., 2010)</w:t>
      </w:r>
      <w:r w:rsidR="001935CF" w:rsidRPr="003A75F6">
        <w:rPr>
          <w:rFonts w:ascii="Arial" w:eastAsia="Times New Roman" w:hAnsi="Arial" w:cs="Arial"/>
          <w:color w:val="000000"/>
          <w:sz w:val="22"/>
          <w:szCs w:val="22"/>
        </w:rPr>
        <w:t xml:space="preserve">. 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51C64E06"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w:t>
      </w:r>
      <w:del w:id="22" w:author="Microsoft Office User" w:date="2021-04-27T16:49:00Z">
        <w:r w:rsidDel="000D45EC">
          <w:rPr>
            <w:rFonts w:ascii="Arial" w:eastAsia="Times New Roman" w:hAnsi="Arial" w:cs="Arial"/>
            <w:sz w:val="22"/>
            <w:szCs w:val="22"/>
          </w:rPr>
          <w:delText xml:space="preserve">performance for </w:delText>
        </w:r>
      </w:del>
      <w:r>
        <w:rPr>
          <w:rFonts w:ascii="Arial" w:eastAsia="Times New Roman" w:hAnsi="Arial" w:cs="Arial"/>
          <w:sz w:val="22"/>
          <w:szCs w:val="22"/>
        </w:rPr>
        <w:t xml:space="preserve">detection of targets </w:t>
      </w:r>
      <w:del w:id="23" w:author="Microsoft Office User" w:date="2021-04-27T16:49:00Z">
        <w:r w:rsidDel="000D45EC">
          <w:rPr>
            <w:rFonts w:ascii="Arial" w:eastAsia="Times New Roman" w:hAnsi="Arial" w:cs="Arial"/>
            <w:sz w:val="22"/>
            <w:szCs w:val="22"/>
          </w:rPr>
          <w:delText>upon the shift in</w:delText>
        </w:r>
      </w:del>
      <w:ins w:id="24" w:author="Microsoft Office User" w:date="2021-04-27T16:49:00Z">
        <w:r w:rsidR="000D45EC">
          <w:rPr>
            <w:rFonts w:ascii="Arial" w:eastAsia="Times New Roman" w:hAnsi="Arial" w:cs="Arial"/>
            <w:sz w:val="22"/>
            <w:szCs w:val="22"/>
          </w:rPr>
          <w:t>given changes in</w:t>
        </w:r>
      </w:ins>
      <w:ins w:id="25" w:author="Maria Neimark Geffen" w:date="2021-04-21T10:07:00Z">
        <w:r>
          <w:rPr>
            <w:rFonts w:ascii="Arial" w:eastAsia="Times New Roman" w:hAnsi="Arial" w:cs="Arial"/>
            <w:sz w:val="22"/>
            <w:szCs w:val="22"/>
          </w:rPr>
          <w:t xml:space="preserve"> background sound contrast.</w:t>
        </w:r>
      </w:ins>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del w:id="26" w:author="Microsoft Office User" w:date="2021-04-27T16:50:00Z">
        <w:r w:rsidR="00B50EC7" w:rsidDel="000D45EC">
          <w:rPr>
            <w:rFonts w:ascii="Arial" w:eastAsia="Times New Roman" w:hAnsi="Arial" w:cs="Arial"/>
            <w:color w:val="000000"/>
            <w:sz w:val="22"/>
            <w:szCs w:val="22"/>
          </w:rPr>
          <w:delText>found</w:delText>
        </w:r>
      </w:del>
      <w:ins w:id="27" w:author="Microsoft Office User" w:date="2021-04-27T16:50:00Z">
        <w:r w:rsidR="000D45EC">
          <w:rPr>
            <w:rFonts w:ascii="Arial" w:eastAsia="Times New Roman" w:hAnsi="Arial" w:cs="Arial"/>
            <w:color w:val="000000"/>
            <w:sz w:val="22"/>
            <w:szCs w:val="22"/>
          </w:rPr>
          <w:t>show</w:t>
        </w:r>
      </w:ins>
      <w:ins w:id="28" w:author="Maria Neimark Geffen" w:date="2021-04-20T16:15:00Z">
        <w:r w:rsidR="00B50EC7">
          <w:rPr>
            <w:rFonts w:ascii="Arial" w:eastAsia="Times New Roman" w:hAnsi="Arial" w:cs="Arial"/>
            <w:color w:val="000000"/>
            <w:sz w:val="22"/>
            <w:szCs w:val="22"/>
          </w:rPr>
          <w:t xml:space="preserve"> that</w:t>
        </w:r>
      </w:ins>
      <w:ins w:id="29" w:author="Maria Neimark Geffen" w:date="2021-04-20T16:16:00Z">
        <w:r w:rsidR="00B50EC7">
          <w:rPr>
            <w:rFonts w:ascii="Arial" w:eastAsia="Times New Roman" w:hAnsi="Arial" w:cs="Arial"/>
            <w:color w:val="000000"/>
            <w:sz w:val="22"/>
            <w:szCs w:val="22"/>
          </w:rPr>
          <w:t xml:space="preserve"> the </w:t>
        </w:r>
      </w:ins>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is predictive of task performance in a contrast-dependent manner</w:t>
      </w:r>
      <w:r w:rsidR="00AB4ACC">
        <w:rPr>
          <w:rFonts w:ascii="Arial" w:eastAsia="Times New Roman" w:hAnsi="Arial" w:cs="Arial"/>
          <w:color w:val="000000"/>
          <w:sz w:val="22"/>
          <w:szCs w:val="22"/>
        </w:rPr>
        <w:t xml:space="preserve"> </w:t>
      </w:r>
      <w:commentRangeStart w:id="30"/>
      <w:r w:rsidR="00AB4ACC">
        <w:rPr>
          <w:rFonts w:ascii="Arial" w:eastAsia="Times New Roman" w:hAnsi="Arial" w:cs="Arial"/>
          <w:color w:val="000000"/>
          <w:sz w:val="22"/>
          <w:szCs w:val="22"/>
        </w:rPr>
        <w:t>and on a trial-by-trial basis</w:t>
      </w:r>
      <w:commentRangeEnd w:id="30"/>
      <w:r w:rsidR="000D45EC">
        <w:rPr>
          <w:rStyle w:val="CommentReference"/>
        </w:rPr>
        <w:commentReference w:id="30"/>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34693D01" w:rsidR="00D80F68" w:rsidRPr="00A9352F" w:rsidRDefault="00CB0EA1" w:rsidP="000A7884">
      <w:pPr>
        <w:spacing w:before="240"/>
        <w:contextualSpacing/>
        <w:jc w:val="both"/>
        <w:rPr>
          <w:rFonts w:ascii="Arial" w:eastAsia="Times New Roman" w:hAnsi="Arial" w:cs="Arial"/>
          <w:b/>
          <w:bCs/>
          <w:color w:val="000000"/>
          <w:sz w:val="20"/>
          <w:szCs w:val="20"/>
        </w:rPr>
      </w:pPr>
      <w:ins w:id="31" w:author="Microsoft Office User" w:date="2021-04-27T17:10:00Z">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ins>
      <w:del w:id="32" w:author="Microsoft Office User" w:date="2021-04-27T16:53:00Z">
        <w:r w:rsidR="008855F0" w:rsidDel="000D45EC">
          <w:rPr>
            <w:rFonts w:ascii="Arial" w:eastAsia="Times New Roman" w:hAnsi="Arial" w:cs="Arial"/>
            <w:b/>
            <w:bCs/>
            <w:noProof/>
            <w:color w:val="000000"/>
            <w:sz w:val="22"/>
            <w:szCs w:val="22"/>
          </w:rPr>
          <w:drawing>
            <wp:inline distT="0" distB="0" distL="0" distR="0" wp14:anchorId="2B0608D4" wp14:editId="1B8E6904">
              <wp:extent cx="6858000" cy="3189605"/>
              <wp:effectExtent l="0" t="0" r="0" b="0"/>
              <wp:docPr id="4" name="Picture 4"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del>
      <w:r w:rsidR="008855F0" w:rsidRPr="00A9352F">
        <w:rPr>
          <w:rFonts w:ascii="Arial" w:eastAsia="Times New Roman" w:hAnsi="Arial" w:cs="Arial"/>
          <w:b/>
          <w:bCs/>
          <w:color w:val="000000"/>
          <w:sz w:val="20"/>
          <w:szCs w:val="20"/>
        </w:rPr>
        <w:t xml:space="preserve">Figure 1. </w:t>
      </w:r>
    </w:p>
    <w:p w14:paraId="1556EF60" w14:textId="7E01E8AF"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del w:id="33" w:author="Microsoft Office User" w:date="2021-04-27T16:53:00Z">
        <w:r w:rsidRPr="00A9352F" w:rsidDel="000D45EC">
          <w:rPr>
            <w:rFonts w:ascii="Arial" w:eastAsia="Times New Roman" w:hAnsi="Arial" w:cs="Arial"/>
            <w:color w:val="000000"/>
            <w:sz w:val="20"/>
            <w:szCs w:val="20"/>
          </w:rPr>
          <w:delText xml:space="preserve">Mice </w:delText>
        </w:r>
        <w:r w:rsidR="009578AF" w:rsidDel="000D45EC">
          <w:rPr>
            <w:rFonts w:ascii="Arial" w:eastAsia="Times New Roman" w:hAnsi="Arial" w:cs="Arial"/>
            <w:color w:val="000000"/>
            <w:sz w:val="20"/>
            <w:szCs w:val="20"/>
          </w:rPr>
          <w:delText>we</w:delText>
        </w:r>
        <w:r w:rsidR="009578AF" w:rsidRPr="00A9352F" w:rsidDel="000D45EC">
          <w:rPr>
            <w:rFonts w:ascii="Arial" w:eastAsia="Times New Roman" w:hAnsi="Arial" w:cs="Arial"/>
            <w:color w:val="000000"/>
            <w:sz w:val="20"/>
            <w:szCs w:val="20"/>
          </w:rPr>
          <w:delText xml:space="preserve">re </w:delText>
        </w:r>
        <w:r w:rsidRPr="00A9352F" w:rsidDel="000D45EC">
          <w:rPr>
            <w:rFonts w:ascii="Arial" w:eastAsia="Times New Roman" w:hAnsi="Arial" w:cs="Arial"/>
            <w:color w:val="000000"/>
            <w:sz w:val="20"/>
            <w:szCs w:val="20"/>
          </w:rPr>
          <w:delText>head</w:delText>
        </w:r>
      </w:del>
      <w:ins w:id="34" w:author="Microsoft Office User" w:date="2021-04-27T16:53:00Z">
        <w:r w:rsidR="000D45EC">
          <w:rPr>
            <w:rFonts w:ascii="Arial" w:eastAsia="Times New Roman" w:hAnsi="Arial" w:cs="Arial"/>
            <w:color w:val="000000"/>
            <w:sz w:val="20"/>
            <w:szCs w:val="20"/>
          </w:rPr>
          <w:t>Head</w:t>
        </w:r>
      </w:ins>
      <w:r w:rsidRPr="00A9352F">
        <w:rPr>
          <w:rFonts w:ascii="Arial" w:eastAsia="Times New Roman" w:hAnsi="Arial" w:cs="Arial"/>
          <w:color w:val="000000"/>
          <w:sz w:val="20"/>
          <w:szCs w:val="20"/>
        </w:rPr>
        <w:t>-fixed</w:t>
      </w:r>
      <w:ins w:id="35" w:author="Microsoft Office User" w:date="2021-04-27T16:53:00Z">
        <w:r w:rsidR="000D45EC">
          <w:rPr>
            <w:rFonts w:ascii="Arial" w:eastAsia="Times New Roman" w:hAnsi="Arial" w:cs="Arial"/>
            <w:color w:val="000000"/>
            <w:sz w:val="20"/>
            <w:szCs w:val="20"/>
          </w:rPr>
          <w:t xml:space="preserve"> mice</w:t>
        </w:r>
      </w:ins>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ins w:id="36" w:author="Geffen, Maria" w:date="2020-11-20T17:06:00Z">
        <w:r w:rsidR="009578AF">
          <w:rPr>
            <w:rFonts w:ascii="Arial" w:eastAsia="Times New Roman" w:hAnsi="Arial" w:cs="Arial"/>
            <w:color w:val="000000"/>
            <w:sz w:val="20"/>
            <w:szCs w:val="20"/>
          </w:rPr>
          <w:t xml:space="preserve">with </w:t>
        </w:r>
      </w:ins>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77777777"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del w:id="37" w:author="Geffen, Maria" w:date="2020-11-20T17:06:00Z">
        <w:r w:rsidR="00BB29F5" w:rsidRPr="00A9352F" w:rsidDel="00F324DD">
          <w:rPr>
            <w:rFonts w:ascii="Arial" w:eastAsia="Times New Roman" w:hAnsi="Arial" w:cs="Arial"/>
            <w:color w:val="000000"/>
            <w:sz w:val="20"/>
            <w:szCs w:val="20"/>
          </w:rPr>
          <w:delText xml:space="preserve">example </w:delText>
        </w:r>
      </w:del>
      <w:ins w:id="38" w:author="Geffen, Maria" w:date="2020-11-20T17:06:00Z">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ins>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ins w:id="39" w:author="Microsoft Office User" w:date="2021-04-27T16:54:00Z"/>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72F3FB1F" w14:textId="4BF400FE" w:rsidR="000D45EC" w:rsidDel="00060506" w:rsidRDefault="000D45EC" w:rsidP="00E649BD">
      <w:pPr>
        <w:pStyle w:val="ListParagraph"/>
        <w:numPr>
          <w:ilvl w:val="0"/>
          <w:numId w:val="4"/>
        </w:numPr>
        <w:spacing w:before="240"/>
        <w:ind w:left="270" w:hanging="270"/>
        <w:jc w:val="both"/>
        <w:rPr>
          <w:del w:id="40" w:author="Microsoft Office User" w:date="2021-04-27T16:59:00Z"/>
          <w:rFonts w:ascii="Arial" w:eastAsia="Times New Roman" w:hAnsi="Arial" w:cs="Arial"/>
          <w:color w:val="000000"/>
          <w:sz w:val="20"/>
          <w:szCs w:val="20"/>
        </w:rPr>
      </w:pPr>
      <w:ins w:id="41" w:author="Microsoft Office User" w:date="2021-04-27T16:54:00Z">
        <w:r w:rsidRPr="00060506">
          <w:rPr>
            <w:rFonts w:ascii="Arial" w:eastAsia="Times New Roman" w:hAnsi="Arial" w:cs="Arial"/>
            <w:color w:val="000000"/>
            <w:sz w:val="20"/>
            <w:szCs w:val="20"/>
          </w:rPr>
          <w:t>No</w:t>
        </w:r>
      </w:ins>
      <w:ins w:id="42" w:author="Microsoft Office User" w:date="2021-04-27T16:55:00Z">
        <w:r w:rsidRPr="00060506">
          <w:rPr>
            <w:rFonts w:ascii="Arial" w:eastAsia="Times New Roman" w:hAnsi="Arial" w:cs="Arial"/>
            <w:color w:val="000000"/>
            <w:sz w:val="20"/>
            <w:szCs w:val="20"/>
          </w:rPr>
          <w:t xml:space="preserve">rmative model of the task. </w:t>
        </w:r>
        <w:r w:rsidR="00060506" w:rsidRPr="00060506">
          <w:rPr>
            <w:rFonts w:ascii="Arial" w:eastAsia="Times New Roman" w:hAnsi="Arial" w:cs="Arial"/>
            <w:color w:val="000000"/>
            <w:sz w:val="20"/>
            <w:szCs w:val="20"/>
          </w:rPr>
          <w:t xml:space="preserve">Left inset shows volume distributions for </w:t>
        </w:r>
      </w:ins>
      <w:ins w:id="43" w:author="Microsoft Office User" w:date="2021-04-27T16:56:00Z">
        <w:r w:rsidR="00060506" w:rsidRPr="00060506">
          <w:rPr>
            <w:rFonts w:ascii="Arial" w:eastAsia="Times New Roman" w:hAnsi="Arial" w:cs="Arial"/>
            <w:color w:val="000000"/>
            <w:sz w:val="20"/>
            <w:szCs w:val="20"/>
          </w:rPr>
          <w:t>backgrounds (light lines) and targets (dark lines) in low and high contrast</w:t>
        </w:r>
      </w:ins>
      <w:ins w:id="44" w:author="Microsoft Office User" w:date="2021-04-27T16:57:00Z">
        <w:r w:rsidR="00060506" w:rsidRPr="00060506">
          <w:rPr>
            <w:rFonts w:ascii="Arial" w:eastAsia="Times New Roman" w:hAnsi="Arial" w:cs="Arial"/>
            <w:color w:val="000000"/>
            <w:sz w:val="20"/>
            <w:szCs w:val="20"/>
          </w:rPr>
          <w:t>.</w:t>
        </w:r>
      </w:ins>
      <w:ins w:id="45" w:author="Microsoft Office User" w:date="2021-04-27T16:56:00Z">
        <w:r w:rsidR="00060506" w:rsidRPr="00060506">
          <w:rPr>
            <w:rFonts w:ascii="Arial" w:eastAsia="Times New Roman" w:hAnsi="Arial" w:cs="Arial"/>
            <w:color w:val="000000"/>
            <w:sz w:val="20"/>
            <w:szCs w:val="20"/>
          </w:rPr>
          <w:t xml:space="preserve"> </w:t>
        </w:r>
      </w:ins>
      <w:ins w:id="46" w:author="Microsoft Office User" w:date="2021-04-27T16:59:00Z">
        <w:r w:rsidR="00060506" w:rsidRPr="00A9352F">
          <w:rPr>
            <w:rFonts w:ascii="Arial" w:eastAsia="Times New Roman" w:hAnsi="Arial" w:cs="Arial"/>
            <w:color w:val="000000"/>
            <w:sz w:val="20"/>
            <w:szCs w:val="20"/>
          </w:rPr>
          <w:t>(1) Spike generation process: a 1-dimensional senso</w:t>
        </w:r>
      </w:ins>
      <w:ins w:id="47" w:author="Microsoft Office User" w:date="2021-04-27T17:00:00Z">
        <w:r w:rsidR="00060506">
          <w:rPr>
            <w:rFonts w:ascii="Arial" w:eastAsia="Times New Roman" w:hAnsi="Arial" w:cs="Arial"/>
            <w:color w:val="000000"/>
            <w:sz w:val="20"/>
            <w:szCs w:val="20"/>
          </w:rPr>
          <w:t xml:space="preserve">ry </w:t>
        </w:r>
      </w:ins>
      <w:ins w:id="48" w:author="Microsoft Office User" w:date="2021-04-27T16:59:00Z">
        <w:r w:rsidR="00060506" w:rsidRPr="00A9352F">
          <w:rPr>
            <w:rFonts w:ascii="Arial" w:eastAsia="Times New Roman" w:hAnsi="Arial" w:cs="Arial"/>
            <w:color w:val="000000"/>
            <w:sz w:val="20"/>
            <w:szCs w:val="20"/>
          </w:rPr>
          <w:t>stimulus</w:t>
        </w:r>
      </w:ins>
      <w:ins w:id="49" w:author="Microsoft Office User" w:date="2021-04-27T17:00:00Z">
        <w:r w:rsidR="00060506">
          <w:rPr>
            <w:rFonts w:ascii="Arial" w:eastAsia="Times New Roman" w:hAnsi="Arial" w:cs="Arial"/>
            <w:color w:val="000000"/>
            <w:sz w:val="20"/>
            <w:szCs w:val="20"/>
          </w:rPr>
          <w:t xml:space="preserve"> consisting of a background</w:t>
        </w:r>
      </w:ins>
      <w:ins w:id="50" w:author="Microsoft Office User" w:date="2021-04-27T16:59:00Z">
        <w:r w:rsidR="00060506" w:rsidRPr="00A9352F">
          <w:rPr>
            <w:rFonts w:ascii="Arial" w:eastAsia="Times New Roman" w:hAnsi="Arial" w:cs="Arial"/>
            <w:color w:val="000000"/>
            <w:sz w:val="20"/>
            <w:szCs w:val="20"/>
          </w:rPr>
          <w:t xml:space="preserve"> that transitions between low and high contrast</w:t>
        </w:r>
      </w:ins>
      <w:ins w:id="51" w:author="Microsoft Office User" w:date="2021-04-27T17:00:00Z">
        <w:r w:rsidR="00060506">
          <w:rPr>
            <w:rFonts w:ascii="Arial" w:eastAsia="Times New Roman" w:hAnsi="Arial" w:cs="Arial"/>
            <w:color w:val="000000"/>
            <w:sz w:val="20"/>
            <w:szCs w:val="20"/>
          </w:rPr>
          <w:t xml:space="preserve"> (light lines)</w:t>
        </w:r>
      </w:ins>
      <w:ins w:id="52" w:author="Microsoft Office User" w:date="2021-04-27T17:01:00Z">
        <w:r w:rsidR="00060506">
          <w:rPr>
            <w:rFonts w:ascii="Arial" w:eastAsia="Times New Roman" w:hAnsi="Arial" w:cs="Arial"/>
            <w:color w:val="000000"/>
            <w:sz w:val="20"/>
            <w:szCs w:val="20"/>
          </w:rPr>
          <w:t xml:space="preserve"> with superimposed targets (solid dots)</w:t>
        </w:r>
      </w:ins>
      <w:ins w:id="53" w:author="Microsoft Office User" w:date="2021-04-27T16:59:00Z">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ins>
    </w:p>
    <w:p w14:paraId="29C1BC0B" w14:textId="77777777" w:rsidR="00060506" w:rsidRDefault="00060506" w:rsidP="00060506">
      <w:pPr>
        <w:pStyle w:val="ListParagraph"/>
        <w:numPr>
          <w:ilvl w:val="0"/>
          <w:numId w:val="4"/>
        </w:numPr>
        <w:spacing w:before="240"/>
        <w:ind w:left="270" w:hanging="270"/>
        <w:jc w:val="both"/>
        <w:rPr>
          <w:ins w:id="54" w:author="Microsoft Office User" w:date="2021-04-27T17:02:00Z"/>
          <w:rFonts w:ascii="Arial" w:eastAsia="Times New Roman" w:hAnsi="Arial" w:cs="Arial"/>
          <w:color w:val="000000"/>
          <w:sz w:val="20"/>
          <w:szCs w:val="20"/>
        </w:rPr>
      </w:pPr>
    </w:p>
    <w:p w14:paraId="5D39AFF2" w14:textId="77777777" w:rsidR="00060506" w:rsidRDefault="00060506" w:rsidP="00060506">
      <w:pPr>
        <w:pStyle w:val="ListParagraph"/>
        <w:numPr>
          <w:ilvl w:val="0"/>
          <w:numId w:val="4"/>
        </w:numPr>
        <w:spacing w:before="240"/>
        <w:ind w:left="270" w:hanging="270"/>
        <w:jc w:val="both"/>
        <w:rPr>
          <w:ins w:id="55" w:author="Microsoft Office User" w:date="2021-04-27T17:02:00Z"/>
          <w:rFonts w:ascii="Arial" w:eastAsia="Times New Roman" w:hAnsi="Arial" w:cs="Arial"/>
          <w:color w:val="000000"/>
          <w:sz w:val="20"/>
          <w:szCs w:val="20"/>
        </w:rPr>
      </w:pPr>
      <w:ins w:id="56" w:author="Microsoft Office User" w:date="2021-04-27T17:02:00Z">
        <w:r w:rsidRPr="00060506">
          <w:rPr>
            <w:rFonts w:ascii="Arial" w:eastAsia="Times New Roman" w:hAnsi="Arial" w:cs="Arial"/>
            <w:color w:val="000000"/>
            <w:sz w:val="20"/>
            <w:szCs w:val="20"/>
            <w:rPrChange w:id="57" w:author="Microsoft Office User" w:date="2021-04-27T17:02:00Z">
              <w:rPr/>
            </w:rPrChange>
          </w:rPr>
          <w:t>Model psychometric functions. Discriminability between model spike rates in response to the background and targets as a function of contrast and target volume. Arrow indicates target mean of 1.50 which is the volume used to assess time courses in c).</w:t>
        </w:r>
      </w:ins>
    </w:p>
    <w:p w14:paraId="2D6AB8E7" w14:textId="590810CF" w:rsidR="00060506" w:rsidRPr="00060506" w:rsidRDefault="00060506" w:rsidP="00060506">
      <w:pPr>
        <w:pStyle w:val="ListParagraph"/>
        <w:numPr>
          <w:ilvl w:val="0"/>
          <w:numId w:val="4"/>
        </w:numPr>
        <w:spacing w:before="240"/>
        <w:ind w:left="270" w:hanging="270"/>
        <w:jc w:val="both"/>
        <w:rPr>
          <w:ins w:id="58" w:author="Microsoft Office User" w:date="2021-04-27T17:02:00Z"/>
          <w:rFonts w:ascii="Arial" w:eastAsia="Times New Roman" w:hAnsi="Arial" w:cs="Arial"/>
          <w:color w:val="000000"/>
          <w:sz w:val="20"/>
          <w:szCs w:val="20"/>
          <w:rPrChange w:id="59" w:author="Microsoft Office User" w:date="2021-04-27T17:02:00Z">
            <w:rPr>
              <w:ins w:id="60" w:author="Microsoft Office User" w:date="2021-04-27T17:02:00Z"/>
              <w:b/>
              <w:bCs/>
            </w:rPr>
          </w:rPrChange>
        </w:rPr>
        <w:pPrChange w:id="61" w:author="Microsoft Office User" w:date="2021-04-27T17:02:00Z">
          <w:pPr>
            <w:pStyle w:val="ListParagraph"/>
            <w:numPr>
              <w:numId w:val="4"/>
            </w:numPr>
            <w:ind w:hanging="360"/>
            <w:jc w:val="both"/>
          </w:pPr>
        </w:pPrChange>
      </w:pPr>
      <w:ins w:id="62" w:author="Microsoft Office User" w:date="2021-04-27T17:02:00Z">
        <w:r w:rsidRPr="00060506">
          <w:rPr>
            <w:rFonts w:ascii="Arial" w:eastAsia="Times New Roman" w:hAnsi="Arial" w:cs="Arial"/>
            <w:color w:val="000000"/>
            <w:sz w:val="20"/>
            <w:szCs w:val="20"/>
            <w:rPrChange w:id="63" w:author="Microsoft Office User" w:date="2021-04-27T17:02:00Z">
              <w:rPr/>
            </w:rPrChange>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060506">
          <w:rPr>
            <w:rFonts w:ascii="Arial" w:eastAsia="Times New Roman" w:hAnsi="Arial" w:cs="Arial"/>
            <w:color w:val="000000"/>
            <w:sz w:val="20"/>
            <w:szCs w:val="20"/>
            <w:rPrChange w:id="64" w:author="Microsoft Office User" w:date="2021-04-27T17:02:00Z">
              <w:rPr/>
            </w:rPrChange>
          </w:rPr>
          <w:t>.</w:t>
        </w:r>
      </w:ins>
    </w:p>
    <w:p w14:paraId="00976197" w14:textId="04FC6027" w:rsidR="00D80F68" w:rsidRPr="00CB0EA1" w:rsidDel="00CB0EA1" w:rsidRDefault="00EF50BC" w:rsidP="00CB0EA1">
      <w:pPr>
        <w:spacing w:before="240"/>
        <w:jc w:val="both"/>
        <w:rPr>
          <w:del w:id="65" w:author="Microsoft Office User" w:date="2021-04-27T17:10:00Z"/>
          <w:rFonts w:ascii="Arial" w:eastAsia="Times New Roman" w:hAnsi="Arial" w:cs="Arial"/>
          <w:color w:val="000000"/>
          <w:sz w:val="20"/>
          <w:szCs w:val="20"/>
          <w:rPrChange w:id="66" w:author="Microsoft Office User" w:date="2021-04-27T17:10:00Z">
            <w:rPr>
              <w:del w:id="67" w:author="Microsoft Office User" w:date="2021-04-27T17:10:00Z"/>
            </w:rPr>
          </w:rPrChange>
        </w:rPr>
        <w:pPrChange w:id="68" w:author="Microsoft Office User" w:date="2021-04-27T17:10:00Z">
          <w:pPr>
            <w:pStyle w:val="ListParagraph"/>
            <w:numPr>
              <w:numId w:val="4"/>
            </w:numPr>
            <w:spacing w:before="240"/>
            <w:ind w:left="270" w:hanging="270"/>
            <w:jc w:val="both"/>
          </w:pPr>
        </w:pPrChange>
      </w:pPr>
      <w:del w:id="69" w:author="Microsoft Office User" w:date="2021-04-27T17:10:00Z">
        <w:r w:rsidRPr="00CB0EA1" w:rsidDel="00CB0EA1">
          <w:rPr>
            <w:rFonts w:ascii="Arial" w:eastAsia="Times New Roman" w:hAnsi="Arial" w:cs="Arial"/>
            <w:color w:val="000000"/>
            <w:sz w:val="20"/>
            <w:szCs w:val="20"/>
            <w:rPrChange w:id="70" w:author="Microsoft Office User" w:date="2021-04-27T17:10:00Z">
              <w:rPr/>
            </w:rPrChange>
          </w:rPr>
          <w:delText xml:space="preserve">Percent correct performance relative to the first session of task exposure. Dots indicate a session, while the traces indicate a running average using a 7 day window. Blue dots and traces indicate sessions in which mice detected targets in low contrast (ie. after high-to-low contrast transitions), while red dots and traces indicate sessions in which mice detected targets in high contrast (ie. after low-to-high contrast transitions). </w:delText>
        </w:r>
      </w:del>
    </w:p>
    <w:p w14:paraId="4A878FD5" w14:textId="597D7EA2" w:rsidR="00D80F68" w:rsidRPr="00A9352F" w:rsidDel="00CB0EA1" w:rsidRDefault="00EF50BC" w:rsidP="00CB0EA1">
      <w:pPr>
        <w:rPr>
          <w:del w:id="71" w:author="Microsoft Office User" w:date="2021-04-27T17:10:00Z"/>
        </w:rPr>
        <w:pPrChange w:id="72" w:author="Microsoft Office User" w:date="2021-04-27T17:10:00Z">
          <w:pPr>
            <w:pStyle w:val="ListParagraph"/>
            <w:numPr>
              <w:numId w:val="4"/>
            </w:numPr>
            <w:spacing w:before="240"/>
            <w:ind w:left="270" w:hanging="270"/>
            <w:jc w:val="both"/>
          </w:pPr>
        </w:pPrChange>
      </w:pPr>
      <w:del w:id="73" w:author="Microsoft Office User" w:date="2021-04-27T17:10:00Z">
        <w:r w:rsidRPr="00A9352F" w:rsidDel="00CB0EA1">
          <w:delText xml:space="preserve">Psychometric functions averaged for n=21 mice in low and high contrast. Error bars indicate SEM over mice at individual target SNRs, while the solid lines are logistic function fits to the average performance per contrast. Colors as in d). </w:delText>
        </w:r>
      </w:del>
    </w:p>
    <w:p w14:paraId="4DA5BE23" w14:textId="0D801A2E" w:rsidR="00D80F68" w:rsidRPr="00A9352F" w:rsidDel="00CB0EA1" w:rsidRDefault="00EF50BC" w:rsidP="00CB0EA1">
      <w:pPr>
        <w:rPr>
          <w:del w:id="74" w:author="Microsoft Office User" w:date="2021-04-27T17:10:00Z"/>
          <w:b/>
          <w:bCs/>
        </w:rPr>
        <w:pPrChange w:id="75" w:author="Microsoft Office User" w:date="2021-04-27T17:10:00Z">
          <w:pPr>
            <w:pStyle w:val="ListParagraph"/>
            <w:numPr>
              <w:numId w:val="4"/>
            </w:numPr>
            <w:spacing w:before="240"/>
            <w:ind w:left="270" w:hanging="270"/>
            <w:jc w:val="both"/>
          </w:pPr>
        </w:pPrChange>
      </w:pPr>
      <w:del w:id="76" w:author="Microsoft Office User" w:date="2021-04-27T17:10:00Z">
        <w:r w:rsidRPr="00A9352F" w:rsidDel="00CB0EA1">
          <w:delText xml:space="preserve">Psychometric thresholds per contrast. </w:delText>
        </w:r>
        <w:r w:rsidR="00D80F68" w:rsidRPr="00A9352F" w:rsidDel="00CB0EA1">
          <w:delText>Each dot represents a mouse, lines indicate where a mice participated in</w:delText>
        </w:r>
      </w:del>
      <w:ins w:id="77" w:author="Geffen, Maria" w:date="2020-11-20T17:07:00Z">
        <w:del w:id="78" w:author="Microsoft Office User" w:date="2021-04-27T17:10:00Z">
          <w:r w:rsidR="00F324DD" w:rsidDel="00CB0EA1">
            <w:delText>s connect individual mouse performance on</w:delText>
          </w:r>
        </w:del>
      </w:ins>
      <w:del w:id="79" w:author="Microsoft Office User" w:date="2021-04-27T17:10:00Z">
        <w:r w:rsidR="00D80F68" w:rsidRPr="00A9352F" w:rsidDel="00CB0EA1">
          <w:delText xml:space="preserve"> both low and high contrast sessions. Bars indicate the average threshold over mice, while error bars in black indicate threshold SEM over mice. Bar colors as in d). </w:delText>
        </w:r>
      </w:del>
    </w:p>
    <w:p w14:paraId="6A7C2F43" w14:textId="6DB0B7C9" w:rsidR="00E53D12" w:rsidRPr="00A9352F" w:rsidRDefault="00D80F68" w:rsidP="00CB0EA1">
      <w:pPr>
        <w:rPr>
          <w:b/>
          <w:bCs/>
          <w:sz w:val="22"/>
          <w:szCs w:val="22"/>
        </w:rPr>
        <w:pPrChange w:id="80" w:author="Microsoft Office User" w:date="2021-04-27T17:10:00Z">
          <w:pPr>
            <w:pStyle w:val="ListParagraph"/>
            <w:numPr>
              <w:numId w:val="4"/>
            </w:numPr>
            <w:spacing w:before="240"/>
            <w:ind w:left="270" w:hanging="270"/>
            <w:jc w:val="both"/>
          </w:pPr>
        </w:pPrChange>
      </w:pPr>
      <w:del w:id="81" w:author="Microsoft Office User" w:date="2021-04-27T17:10:00Z">
        <w:r w:rsidRPr="00A9352F" w:rsidDel="00CB0EA1">
          <w:delText>Psychometric thresholds as a function of task exposure. Dots indicate thresholds on individual sessions. Lines indicate linear regression fits, while the dotted lines and shaded background indicate the 95% confidence interval of the linear fit. Dot and fit colors as in d).</w:delText>
        </w:r>
      </w:del>
      <w:r w:rsidR="00E53D12"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18FCA198" w14:textId="77777777"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2ECFFDEA" w14:textId="77777777" w:rsidR="008A0AA7" w:rsidRDefault="008A0AA7"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w:t>
      </w:r>
      <w:r w:rsidR="00E10A1D">
        <w:rPr>
          <w:rFonts w:ascii="Arial" w:eastAsia="Times New Roman" w:hAnsi="Arial" w:cs="Arial"/>
          <w:color w:val="000000"/>
          <w:sz w:val="22"/>
          <w:szCs w:val="22"/>
        </w:rPr>
        <w:t xml:space="preserve"> (DRCs)</w:t>
      </w:r>
      <w:r>
        <w:rPr>
          <w:rFonts w:ascii="Arial" w:eastAsia="Times New Roman" w:hAnsi="Arial" w:cs="Arial"/>
          <w:color w:val="000000"/>
          <w:sz w:val="22"/>
          <w:szCs w:val="22"/>
        </w:rPr>
        <w:t xml:space="preserve">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w:t>
      </w:r>
      <w:r w:rsidR="0068329E">
        <w:rPr>
          <w:rFonts w:ascii="Arial" w:eastAsia="Times New Roman" w:hAnsi="Arial" w:cs="Arial"/>
          <w:color w:val="000000"/>
          <w:sz w:val="22"/>
          <w:szCs w:val="22"/>
        </w:rPr>
        <w:t>Figure 1a,b). To assess behavioral sensitivity to targets, we parametrically varied target volume in each contrast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top panel) and to assess behavioral adaptation, we parametrically varied target timing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bottom panel).</w:t>
      </w:r>
    </w:p>
    <w:p w14:paraId="7C4CCE99" w14:textId="77777777" w:rsidR="007F729D" w:rsidRDefault="0068329E"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Mice learned this task reliably, typically reaching criterion performance of 80% correct within 2-3 weeks in either contrast and stably performed this task for many weeks </w:t>
      </w:r>
      <w:commentRangeStart w:id="82"/>
      <w:r>
        <w:rPr>
          <w:rFonts w:ascii="Arial" w:eastAsia="Times New Roman" w:hAnsi="Arial" w:cs="Arial"/>
          <w:color w:val="000000"/>
          <w:sz w:val="22"/>
          <w:szCs w:val="22"/>
        </w:rPr>
        <w:t>(Figure 1</w:t>
      </w:r>
      <w:r w:rsidR="008855F0">
        <w:rPr>
          <w:rFonts w:ascii="Arial" w:eastAsia="Times New Roman" w:hAnsi="Arial" w:cs="Arial"/>
          <w:color w:val="000000"/>
          <w:sz w:val="22"/>
          <w:szCs w:val="22"/>
        </w:rPr>
        <w:t>d</w:t>
      </w:r>
      <w:r>
        <w:rPr>
          <w:rFonts w:ascii="Arial" w:eastAsia="Times New Roman" w:hAnsi="Arial" w:cs="Arial"/>
          <w:color w:val="000000"/>
          <w:sz w:val="22"/>
          <w:szCs w:val="22"/>
        </w:rPr>
        <w:t xml:space="preserve">). </w:t>
      </w:r>
      <w:commentRangeEnd w:id="82"/>
      <w:r w:rsidR="00F324DD">
        <w:rPr>
          <w:rStyle w:val="CommentReference"/>
        </w:rPr>
        <w:commentReference w:id="82"/>
      </w:r>
      <w:r>
        <w:rPr>
          <w:rFonts w:ascii="Arial" w:eastAsia="Times New Roman" w:hAnsi="Arial" w:cs="Arial"/>
          <w:color w:val="000000"/>
          <w:sz w:val="22"/>
          <w:szCs w:val="22"/>
        </w:rPr>
        <w:t>In all of the mice we tested, we found that targets were easier to detect in low contrast, observing significantly lower detection thresholds in low contrast (p = 8.14e-14, paired t-test, n = 21, Figure 1</w:t>
      </w:r>
      <w:r w:rsidR="008855F0">
        <w:rPr>
          <w:rFonts w:ascii="Arial" w:eastAsia="Times New Roman" w:hAnsi="Arial" w:cs="Arial"/>
          <w:color w:val="000000"/>
          <w:sz w:val="22"/>
          <w:szCs w:val="22"/>
        </w:rPr>
        <w:t>e</w:t>
      </w:r>
      <w:r>
        <w:rPr>
          <w:rFonts w:ascii="Arial" w:eastAsia="Times New Roman" w:hAnsi="Arial" w:cs="Arial"/>
          <w:color w:val="000000"/>
          <w:sz w:val="22"/>
          <w:szCs w:val="22"/>
        </w:rPr>
        <w:t>,</w:t>
      </w:r>
      <w:r w:rsidR="008855F0">
        <w:rPr>
          <w:rFonts w:ascii="Arial" w:eastAsia="Times New Roman" w:hAnsi="Arial" w:cs="Arial"/>
          <w:color w:val="000000"/>
          <w:sz w:val="22"/>
          <w:szCs w:val="22"/>
        </w:rPr>
        <w:t>f</w:t>
      </w:r>
      <w:r>
        <w:rPr>
          <w:rFonts w:ascii="Arial" w:eastAsia="Times New Roman" w:hAnsi="Arial" w:cs="Arial"/>
          <w:color w:val="000000"/>
          <w:sz w:val="22"/>
          <w:szCs w:val="22"/>
        </w:rPr>
        <w:t xml:space="preserve">). Additionally, detection thresholds decreased significantly with task exposure in high contrast (p = 0.02, linear regression, STATS), and showed a decreasing trend in low contrast (p = 0.10, linear regression, STATS), suggesting that mice improved </w:t>
      </w:r>
      <w:r w:rsidR="002E626F">
        <w:rPr>
          <w:rFonts w:ascii="Arial" w:eastAsia="Times New Roman" w:hAnsi="Arial" w:cs="Arial"/>
          <w:color w:val="000000"/>
          <w:sz w:val="22"/>
          <w:szCs w:val="22"/>
        </w:rPr>
        <w:t>became more sensitive to targets with exposure</w:t>
      </w:r>
      <w:r w:rsidR="008855F0">
        <w:rPr>
          <w:rFonts w:ascii="Arial" w:eastAsia="Times New Roman" w:hAnsi="Arial" w:cs="Arial"/>
          <w:color w:val="000000"/>
          <w:sz w:val="22"/>
          <w:szCs w:val="22"/>
        </w:rPr>
        <w:t xml:space="preserve"> (Figure 1g)</w:t>
      </w:r>
      <w:r w:rsidR="002E626F">
        <w:rPr>
          <w:rFonts w:ascii="Arial" w:eastAsia="Times New Roman" w:hAnsi="Arial" w:cs="Arial"/>
          <w:color w:val="000000"/>
          <w:sz w:val="22"/>
          <w:szCs w:val="22"/>
        </w:rPr>
        <w:t>.</w:t>
      </w:r>
    </w:p>
    <w:p w14:paraId="299EC68F" w14:textId="77777777" w:rsidR="002E626F" w:rsidRDefault="002E626F" w:rsidP="000A7884">
      <w:pPr>
        <w:ind w:firstLine="720"/>
        <w:jc w:val="both"/>
        <w:rPr>
          <w:rFonts w:ascii="Arial" w:eastAsia="Times New Roman" w:hAnsi="Arial" w:cs="Arial"/>
          <w:color w:val="000000"/>
          <w:sz w:val="22"/>
          <w:szCs w:val="22"/>
        </w:rPr>
      </w:pPr>
    </w:p>
    <w:p w14:paraId="4B3422E8" w14:textId="77777777" w:rsidR="0068329E" w:rsidRDefault="007D691E" w:rsidP="000A7884">
      <w:pPr>
        <w:jc w:val="both"/>
        <w:rPr>
          <w:rFonts w:ascii="Arial" w:eastAsia="Times New Roman" w:hAnsi="Arial" w:cs="Arial"/>
          <w:i/>
          <w:iCs/>
          <w:color w:val="000000"/>
          <w:sz w:val="22"/>
          <w:szCs w:val="22"/>
        </w:rPr>
      </w:pPr>
      <w:commentRangeStart w:id="83"/>
      <w:r>
        <w:rPr>
          <w:rFonts w:ascii="Arial" w:eastAsia="Times New Roman" w:hAnsi="Arial" w:cs="Arial"/>
          <w:i/>
          <w:iCs/>
          <w:color w:val="000000"/>
          <w:sz w:val="22"/>
          <w:szCs w:val="22"/>
        </w:rPr>
        <w:t>A n</w:t>
      </w:r>
      <w:r w:rsidR="002E626F">
        <w:rPr>
          <w:rFonts w:ascii="Arial" w:eastAsia="Times New Roman" w:hAnsi="Arial" w:cs="Arial"/>
          <w:i/>
          <w:iCs/>
          <w:color w:val="000000"/>
          <w:sz w:val="22"/>
          <w:szCs w:val="22"/>
        </w:rPr>
        <w:t xml:space="preserve">ormative model </w:t>
      </w:r>
      <w:commentRangeEnd w:id="83"/>
      <w:r w:rsidR="00F324DD">
        <w:rPr>
          <w:rStyle w:val="CommentReference"/>
        </w:rPr>
        <w:commentReference w:id="83"/>
      </w:r>
      <w:r w:rsidR="002E626F">
        <w:rPr>
          <w:rFonts w:ascii="Arial" w:eastAsia="Times New Roman" w:hAnsi="Arial" w:cs="Arial"/>
          <w:i/>
          <w:iCs/>
          <w:color w:val="000000"/>
          <w:sz w:val="22"/>
          <w:szCs w:val="22"/>
        </w:rPr>
        <w:t>for target detection during contrast gain control</w:t>
      </w:r>
      <w:r>
        <w:rPr>
          <w:rFonts w:ascii="Arial" w:eastAsia="Times New Roman" w:hAnsi="Arial" w:cs="Arial"/>
          <w:i/>
          <w:iCs/>
          <w:color w:val="000000"/>
          <w:sz w:val="22"/>
          <w:szCs w:val="22"/>
        </w:rPr>
        <w:t xml:space="preserve"> predicts behavioral performance.</w:t>
      </w:r>
    </w:p>
    <w:p w14:paraId="2A2BF8A5" w14:textId="77777777" w:rsidR="002E626F" w:rsidRDefault="002E626F"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build an intuition for the effects of contrast gain control on target detectability, we simulated a neuron designed to estimate the variance (aka. contrast) of the recent stimulus by adjusting the gain of its nonlinearity. </w:t>
      </w:r>
      <w:r w:rsidR="00191F9B">
        <w:rPr>
          <w:rFonts w:ascii="Arial" w:eastAsia="Times New Roman" w:hAnsi="Arial" w:cs="Arial"/>
          <w:color w:val="000000"/>
          <w:sz w:val="22"/>
          <w:szCs w:val="22"/>
        </w:rPr>
        <w:t>A detailed description of the model is provided in the methods, but b</w:t>
      </w:r>
      <w:r>
        <w:rPr>
          <w:rFonts w:ascii="Arial" w:eastAsia="Times New Roman" w:hAnsi="Arial" w:cs="Arial"/>
          <w:color w:val="000000"/>
          <w:sz w:val="22"/>
          <w:szCs w:val="22"/>
        </w:rPr>
        <w:t xml:space="preserve">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w:t>
      </w:r>
      <w:r w:rsidR="00191F9B">
        <w:rPr>
          <w:rFonts w:ascii="Arial" w:eastAsia="Times New Roman" w:hAnsi="Arial" w:cs="Arial"/>
          <w:color w:val="000000"/>
          <w:sz w:val="22"/>
          <w:szCs w:val="22"/>
        </w:rPr>
        <w:t>2</w:t>
      </w:r>
      <w:r>
        <w:rPr>
          <w:rFonts w:ascii="Arial" w:eastAsia="Times New Roman" w:hAnsi="Arial" w:cs="Arial"/>
          <w:color w:val="000000"/>
          <w:sz w:val="22"/>
          <w:szCs w:val="22"/>
        </w:rPr>
        <w:t xml:space="preserve">a, </w:t>
      </w:r>
      <w:r w:rsidR="007D691E">
        <w:rPr>
          <w:rFonts w:ascii="Arial" w:eastAsia="Times New Roman" w:hAnsi="Arial" w:cs="Arial"/>
          <w:color w:val="000000"/>
          <w:sz w:val="22"/>
          <w:szCs w:val="22"/>
        </w:rPr>
        <w:t>panels 1-3</w:t>
      </w:r>
      <w:r>
        <w:rPr>
          <w:rFonts w:ascii="Arial" w:eastAsia="Times New Roman" w:hAnsi="Arial" w:cs="Arial"/>
          <w:color w:val="000000"/>
          <w:sz w:val="22"/>
          <w:szCs w:val="22"/>
        </w:rPr>
        <w:t xml:space="preserve">). We find that the timescale of gain control in this model has a few key features: 1) </w:t>
      </w:r>
      <w:r w:rsidR="00F23BFC">
        <w:rPr>
          <w:rFonts w:ascii="Arial" w:eastAsia="Times New Roman" w:hAnsi="Arial" w:cs="Arial"/>
          <w:color w:val="000000"/>
          <w:sz w:val="22"/>
          <w:szCs w:val="22"/>
        </w:rPr>
        <w:t xml:space="preserve">gain decreases after a switch from low-to-high contrast </w:t>
      </w:r>
      <w:r w:rsidR="007D691E">
        <w:rPr>
          <w:rFonts w:ascii="Arial" w:eastAsia="Times New Roman" w:hAnsi="Arial" w:cs="Arial"/>
          <w:color w:val="000000"/>
          <w:sz w:val="22"/>
          <w:szCs w:val="22"/>
        </w:rPr>
        <w:t xml:space="preserve">and vice-versa from high-to-low contrast, and, 2) </w:t>
      </w:r>
      <w:r w:rsidR="00191F9B">
        <w:rPr>
          <w:rFonts w:ascii="Arial" w:eastAsia="Times New Roman" w:hAnsi="Arial" w:cs="Arial"/>
          <w:color w:val="000000"/>
          <w:sz w:val="22"/>
          <w:szCs w:val="22"/>
        </w:rPr>
        <w:t>gain adaptation times are asymmetric, adapting faster for high contrast than low contrast, as indicated by the time taken to reach half of the range of each curve (Figure 2a, panel 4).</w:t>
      </w:r>
    </w:p>
    <w:p w14:paraId="73EEAE07" w14:textId="77777777" w:rsidR="00191F9B" w:rsidRDefault="00191F9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2b). Additionally, when holding target volume fixed and varying target time relative to the switch, </w:t>
      </w:r>
      <w:r w:rsidR="00426E85">
        <w:rPr>
          <w:rFonts w:ascii="Arial" w:eastAsia="Times New Roman" w:hAnsi="Arial" w:cs="Arial"/>
          <w:color w:val="000000"/>
          <w:sz w:val="22"/>
          <w:szCs w:val="22"/>
        </w:rPr>
        <w:t>we see target detection adaptation in line with model gain adaptation (as mentioned in Figure 2a, panel 4). Specifically, after a low-to-high contrast switch, targets are readily discriminable from noise, and this discriminability decreases as gain decreases, while after a high-to-low contrast switch, we see the opposite trend (Figure 2c). We next tested these two predictions, 1) increased performance in low contrast, and, 2), stereotyped adaptation of target detection performance in each contrast in behaving mice.</w:t>
      </w:r>
    </w:p>
    <w:p w14:paraId="26972573" w14:textId="77777777" w:rsidR="00426E85" w:rsidRDefault="00426E8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Using psychometric testing, we found that behaving mice were more sensitive to target volume in low contrast, demonstrating significantly lower target thresholds in low contrast (</w:t>
      </w:r>
      <w:r w:rsidR="0000545D">
        <w:rPr>
          <w:rFonts w:ascii="Arial" w:eastAsia="Times New Roman" w:hAnsi="Arial" w:cs="Arial"/>
          <w:color w:val="000000"/>
          <w:sz w:val="22"/>
          <w:szCs w:val="22"/>
        </w:rPr>
        <w:t xml:space="preserve">Figure 2d, middle panel; </w:t>
      </w:r>
      <w:r>
        <w:rPr>
          <w:rFonts w:ascii="Arial" w:eastAsia="Times New Roman" w:hAnsi="Arial" w:cs="Arial"/>
          <w:color w:val="000000"/>
          <w:sz w:val="22"/>
          <w:szCs w:val="22"/>
        </w:rPr>
        <w:t>p&lt;0.01, paired t-test, n=4), and significantly steeper slopes in low contrast (</w:t>
      </w:r>
      <w:r w:rsidR="0000545D">
        <w:rPr>
          <w:rFonts w:ascii="Arial" w:eastAsia="Times New Roman" w:hAnsi="Arial" w:cs="Arial"/>
          <w:color w:val="000000"/>
          <w:sz w:val="22"/>
          <w:szCs w:val="22"/>
        </w:rPr>
        <w:t xml:space="preserve">Figure 2d, right panel; </w:t>
      </w:r>
      <w:r>
        <w:rPr>
          <w:rFonts w:ascii="Arial" w:eastAsia="Times New Roman" w:hAnsi="Arial" w:cs="Arial"/>
          <w:color w:val="000000"/>
          <w:sz w:val="22"/>
          <w:szCs w:val="22"/>
        </w:rPr>
        <w:t>p</w:t>
      </w:r>
      <w:r w:rsidR="0000545D">
        <w:rPr>
          <w:rFonts w:ascii="Arial" w:eastAsia="Times New Roman" w:hAnsi="Arial" w:cs="Arial"/>
          <w:color w:val="000000"/>
          <w:sz w:val="22"/>
          <w:szCs w:val="22"/>
        </w:rPr>
        <w:t>&lt;.05, paired t-test, n=4). We also observed behavioral time-courses consistent with our model: in high contrast, mice initially were able to detect targets with high accuracy which fell off over time, while in low contrast we observed increasing detection rates over time (Figure 2e, left panel). By fitting each mouse’s adaptation time-course with an exponential function and comparing time constants for each contrast, we also found that behavioral adaptation is significantly faster in high contrast (Figure 2e, right panel; p &lt; 0.05, paired t-test, n = 13).</w:t>
      </w:r>
    </w:p>
    <w:p w14:paraId="0F847DA1" w14:textId="77777777" w:rsidR="0000545D" w:rsidRDefault="0000545D" w:rsidP="000A7884">
      <w:pPr>
        <w:jc w:val="both"/>
        <w:rPr>
          <w:rFonts w:ascii="Arial" w:eastAsia="Times New Roman" w:hAnsi="Arial" w:cs="Arial"/>
          <w:color w:val="000000"/>
          <w:sz w:val="22"/>
          <w:szCs w:val="22"/>
        </w:rPr>
      </w:pPr>
    </w:p>
    <w:p w14:paraId="68D43C96" w14:textId="77777777" w:rsidR="0000545D" w:rsidRDefault="0000545D"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Auditory cortex is necessary for detection in noise.</w:t>
      </w:r>
    </w:p>
    <w:p w14:paraId="3125420D" w14:textId="77777777" w:rsidR="00D80F68" w:rsidRDefault="0000545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predicted that contrast adaptation in auditory cortex shapes performance in this behavioral task. To test this prediction, we inactivated auditory cortex</w:t>
      </w:r>
      <w:r w:rsidR="008C68CF">
        <w:rPr>
          <w:rFonts w:ascii="Arial" w:eastAsia="Times New Roman" w:hAnsi="Arial" w:cs="Arial"/>
          <w:color w:val="000000"/>
          <w:sz w:val="22"/>
          <w:szCs w:val="22"/>
        </w:rPr>
        <w:t xml:space="preserve"> using the GABA agonist </w:t>
      </w:r>
      <w:proofErr w:type="spellStart"/>
      <w:r w:rsidR="008C68CF">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t>
      </w:r>
      <w:r w:rsidR="008C68CF">
        <w:rPr>
          <w:rFonts w:ascii="Arial" w:eastAsia="Times New Roman" w:hAnsi="Arial" w:cs="Arial"/>
          <w:color w:val="000000"/>
          <w:sz w:val="22"/>
          <w:szCs w:val="22"/>
        </w:rPr>
        <w:t xml:space="preserve">We first validated that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disrupts cortical coding of target sounds by applying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(Figure 3a). </w:t>
      </w:r>
      <w:r w:rsidR="0008595A">
        <w:rPr>
          <w:rFonts w:ascii="Arial" w:eastAsia="Times New Roman" w:hAnsi="Arial" w:cs="Arial"/>
          <w:color w:val="000000"/>
          <w:sz w:val="22"/>
          <w:szCs w:val="22"/>
        </w:rPr>
        <w:t xml:space="preserve">We first recorded baseline responses to all stimuli, </w:t>
      </w:r>
    </w:p>
    <w:p w14:paraId="7D63B45A" w14:textId="02C5F4A5" w:rsidR="00D80F68" w:rsidDel="00060506" w:rsidRDefault="00D80F68" w:rsidP="000A7884">
      <w:pPr>
        <w:jc w:val="both"/>
        <w:rPr>
          <w:del w:id="84" w:author="Microsoft Office User" w:date="2021-04-27T17:03:00Z"/>
          <w:rFonts w:ascii="Arial" w:eastAsia="Times New Roman" w:hAnsi="Arial" w:cs="Arial"/>
          <w:color w:val="000000"/>
          <w:sz w:val="22"/>
          <w:szCs w:val="22"/>
        </w:rPr>
      </w:pPr>
      <w:del w:id="85" w:author="Microsoft Office User" w:date="2021-04-27T17:03:00Z">
        <w:r w:rsidDel="00060506">
          <w:rPr>
            <w:rFonts w:ascii="Arial" w:eastAsia="Times New Roman" w:hAnsi="Arial" w:cs="Arial"/>
            <w:color w:val="000000"/>
            <w:sz w:val="22"/>
            <w:szCs w:val="22"/>
          </w:rPr>
          <w:lastRenderedPageBreak/>
          <w:br w:type="page"/>
        </w:r>
        <w:r w:rsidDel="00060506">
          <w:rPr>
            <w:rFonts w:ascii="Arial" w:eastAsia="Times New Roman" w:hAnsi="Arial" w:cs="Arial"/>
            <w:noProof/>
            <w:color w:val="000000"/>
            <w:sz w:val="22"/>
            <w:szCs w:val="22"/>
          </w:rPr>
          <w:drawing>
            <wp:inline distT="0" distB="0" distL="0" distR="0" wp14:anchorId="4A595550" wp14:editId="6C5A7C47">
              <wp:extent cx="6858000" cy="2667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del>
    </w:p>
    <w:p w14:paraId="7F470653" w14:textId="33052CA9" w:rsidR="00060506" w:rsidRDefault="00060506" w:rsidP="000A7884">
      <w:pPr>
        <w:jc w:val="both"/>
        <w:rPr>
          <w:ins w:id="86" w:author="Microsoft Office User" w:date="2021-04-27T17:03:00Z"/>
          <w:rFonts w:ascii="Arial" w:eastAsia="Times New Roman" w:hAnsi="Arial" w:cs="Arial"/>
          <w:color w:val="000000"/>
          <w:sz w:val="22"/>
          <w:szCs w:val="22"/>
        </w:rPr>
      </w:pPr>
      <w:ins w:id="87" w:author="Microsoft Office User" w:date="2021-04-27T17:03:00Z">
        <w:r w:rsidRPr="00060506">
          <w:rPr>
            <w:rFonts w:ascii="Arial" w:eastAsia="Times New Roman" w:hAnsi="Arial" w:cs="Arial"/>
            <w:color w:val="000000"/>
            <w:sz w:val="22"/>
            <w:szCs w:val="22"/>
          </w:rPr>
          <w:drawing>
            <wp:inline distT="0" distB="0" distL="0" distR="0" wp14:anchorId="688F15FA" wp14:editId="544AF5B4">
              <wp:extent cx="6743700" cy="267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700" cy="2679700"/>
                      </a:xfrm>
                      <a:prstGeom prst="rect">
                        <a:avLst/>
                      </a:prstGeom>
                    </pic:spPr>
                  </pic:pic>
                </a:graphicData>
              </a:graphic>
            </wp:inline>
          </w:drawing>
        </w:r>
      </w:ins>
    </w:p>
    <w:p w14:paraId="750AD368" w14:textId="77777777" w:rsidR="00D80F68" w:rsidDel="00CB0EA1" w:rsidRDefault="00D80F68" w:rsidP="000A7884">
      <w:pPr>
        <w:jc w:val="both"/>
        <w:rPr>
          <w:del w:id="88" w:author="Microsoft Office User" w:date="2021-04-27T17:09:00Z"/>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3B5D4095" w14:textId="781EBA7B" w:rsidR="00A9352F" w:rsidRDefault="00A9352F" w:rsidP="000A7884">
      <w:pPr>
        <w:jc w:val="both"/>
        <w:rPr>
          <w:ins w:id="89" w:author="Microsoft Office User" w:date="2021-04-27T17:04:00Z"/>
          <w:rFonts w:ascii="Arial" w:eastAsia="Times New Roman" w:hAnsi="Arial" w:cs="Arial"/>
          <w:b/>
          <w:bCs/>
          <w:color w:val="000000"/>
          <w:sz w:val="20"/>
          <w:szCs w:val="20"/>
        </w:rPr>
      </w:pPr>
    </w:p>
    <w:p w14:paraId="4DE4E610" w14:textId="77777777" w:rsidR="00060506" w:rsidRPr="00A9352F" w:rsidRDefault="00060506" w:rsidP="000A7884">
      <w:pPr>
        <w:jc w:val="both"/>
        <w:rPr>
          <w:rFonts w:ascii="Arial" w:eastAsia="Times New Roman" w:hAnsi="Arial" w:cs="Arial"/>
          <w:b/>
          <w:bCs/>
          <w:color w:val="000000"/>
          <w:sz w:val="20"/>
          <w:szCs w:val="20"/>
        </w:rPr>
      </w:pPr>
    </w:p>
    <w:p w14:paraId="03835B17" w14:textId="026C6F02" w:rsidR="00D80F68" w:rsidRPr="00A9352F" w:rsidRDefault="0029141E" w:rsidP="000A7884">
      <w:pPr>
        <w:pStyle w:val="ListParagraph"/>
        <w:numPr>
          <w:ilvl w:val="0"/>
          <w:numId w:val="1"/>
        </w:numPr>
        <w:jc w:val="both"/>
        <w:rPr>
          <w:rFonts w:ascii="Arial" w:eastAsia="Times New Roman" w:hAnsi="Arial" w:cs="Arial"/>
          <w:b/>
          <w:bCs/>
          <w:color w:val="000000"/>
          <w:sz w:val="20"/>
          <w:szCs w:val="20"/>
        </w:rPr>
      </w:pPr>
      <w:del w:id="90" w:author="Microsoft Office User" w:date="2021-04-27T17:04:00Z">
        <w:r w:rsidRPr="00A9352F" w:rsidDel="00060506">
          <w:rPr>
            <w:rFonts w:ascii="Arial" w:eastAsia="Times New Roman" w:hAnsi="Arial" w:cs="Arial"/>
            <w:color w:val="000000"/>
            <w:sz w:val="20"/>
            <w:szCs w:val="20"/>
          </w:rPr>
          <w:delText>Model schematic</w:delText>
        </w:r>
      </w:del>
      <w:ins w:id="91" w:author="Microsoft Office User" w:date="2021-04-27T17:04:00Z">
        <w:r w:rsidR="00060506">
          <w:rPr>
            <w:rFonts w:ascii="Arial" w:eastAsia="Times New Roman" w:hAnsi="Arial" w:cs="Arial"/>
            <w:color w:val="000000"/>
            <w:sz w:val="20"/>
            <w:szCs w:val="20"/>
          </w:rPr>
          <w:t>Behavioral performance</w:t>
        </w:r>
      </w:ins>
      <w:r w:rsidRPr="00A9352F">
        <w:rPr>
          <w:rFonts w:ascii="Arial" w:eastAsia="Times New Roman" w:hAnsi="Arial" w:cs="Arial"/>
          <w:color w:val="000000"/>
          <w:sz w:val="20"/>
          <w:szCs w:val="20"/>
        </w:rPr>
        <w:t xml:space="preserve">. </w:t>
      </w:r>
      <w:ins w:id="92" w:author="Microsoft Office User" w:date="2021-04-27T17:06:00Z">
        <w:r w:rsidR="00CB0EA1"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00CB0EA1" w:rsidRPr="00060506">
          <w:rPr>
            <w:rFonts w:ascii="Arial" w:eastAsia="Times New Roman" w:hAnsi="Arial" w:cs="Arial"/>
            <w:color w:val="000000"/>
            <w:sz w:val="20"/>
            <w:szCs w:val="20"/>
          </w:rPr>
          <w:t>ie</w:t>
        </w:r>
        <w:proofErr w:type="spellEnd"/>
        <w:r w:rsidR="00CB0EA1"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00CB0EA1" w:rsidRPr="00060506">
          <w:rPr>
            <w:rFonts w:ascii="Arial" w:eastAsia="Times New Roman" w:hAnsi="Arial" w:cs="Arial"/>
            <w:color w:val="000000"/>
            <w:sz w:val="20"/>
            <w:szCs w:val="20"/>
          </w:rPr>
          <w:t>ie</w:t>
        </w:r>
        <w:proofErr w:type="spellEnd"/>
        <w:r w:rsidR="00CB0EA1" w:rsidRPr="00060506">
          <w:rPr>
            <w:rFonts w:ascii="Arial" w:eastAsia="Times New Roman" w:hAnsi="Arial" w:cs="Arial"/>
            <w:color w:val="000000"/>
            <w:sz w:val="20"/>
            <w:szCs w:val="20"/>
          </w:rPr>
          <w:t>. after low-to-high contrast transitions).</w:t>
        </w:r>
      </w:ins>
      <w:del w:id="93" w:author="Microsoft Office User" w:date="2021-04-27T17:06:00Z">
        <w:r w:rsidRPr="00A9352F" w:rsidDel="00CB0EA1">
          <w:rPr>
            <w:rFonts w:ascii="Arial" w:eastAsia="Times New Roman" w:hAnsi="Arial" w:cs="Arial"/>
            <w:color w:val="000000"/>
            <w:sz w:val="20"/>
            <w:szCs w:val="20"/>
          </w:rPr>
          <w:delText>(1) Spike generation process: a 1-dimensional sensory stimulus that transitions between low and high contrast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 Right panels show the average model nonlinearities for the first 25 time steps, with the arrows indicating the direction of change in gain over time.</w:delText>
        </w:r>
      </w:del>
    </w:p>
    <w:p w14:paraId="614A355B" w14:textId="2A68CC85" w:rsidR="0029141E" w:rsidRPr="00A9352F" w:rsidDel="00CB0EA1" w:rsidRDefault="0029141E" w:rsidP="000A7884">
      <w:pPr>
        <w:pStyle w:val="ListParagraph"/>
        <w:numPr>
          <w:ilvl w:val="0"/>
          <w:numId w:val="1"/>
        </w:numPr>
        <w:jc w:val="both"/>
        <w:rPr>
          <w:del w:id="94" w:author="Microsoft Office User" w:date="2021-04-27T17:06:00Z"/>
          <w:rFonts w:ascii="Arial" w:eastAsia="Times New Roman" w:hAnsi="Arial" w:cs="Arial"/>
          <w:b/>
          <w:bCs/>
          <w:color w:val="000000"/>
          <w:sz w:val="20"/>
          <w:szCs w:val="20"/>
        </w:rPr>
      </w:pPr>
      <w:del w:id="95" w:author="Microsoft Office User" w:date="2021-04-27T17:06:00Z">
        <w:r w:rsidRPr="00A9352F" w:rsidDel="00CB0EA1">
          <w:rPr>
            <w:rFonts w:ascii="Arial" w:eastAsia="Times New Roman" w:hAnsi="Arial" w:cs="Arial"/>
            <w:color w:val="000000"/>
            <w:sz w:val="20"/>
            <w:szCs w:val="20"/>
          </w:rPr>
          <w:delText>Model psychometric functions. Discriminability between model spike rates in response to the background and targets as a function of contrast and target volume. Arrow indicates target mean of 1.50 which is the volume used to assess time</w:delText>
        </w:r>
        <w:r w:rsidR="00F75149" w:rsidRPr="00A9352F" w:rsidDel="00CB0EA1">
          <w:rPr>
            <w:rFonts w:ascii="Arial" w:eastAsia="Times New Roman" w:hAnsi="Arial" w:cs="Arial"/>
            <w:color w:val="000000"/>
            <w:sz w:val="20"/>
            <w:szCs w:val="20"/>
          </w:rPr>
          <w:delText xml:space="preserve"> </w:delText>
        </w:r>
        <w:r w:rsidRPr="00A9352F" w:rsidDel="00CB0EA1">
          <w:rPr>
            <w:rFonts w:ascii="Arial" w:eastAsia="Times New Roman" w:hAnsi="Arial" w:cs="Arial"/>
            <w:color w:val="000000"/>
            <w:sz w:val="20"/>
            <w:szCs w:val="20"/>
          </w:rPr>
          <w:delText xml:space="preserve">courses in </w:delText>
        </w:r>
        <w:r w:rsidR="00F75149" w:rsidRPr="00A9352F" w:rsidDel="00CB0EA1">
          <w:rPr>
            <w:rFonts w:ascii="Arial" w:eastAsia="Times New Roman" w:hAnsi="Arial" w:cs="Arial"/>
            <w:color w:val="000000"/>
            <w:sz w:val="20"/>
            <w:szCs w:val="20"/>
          </w:rPr>
          <w:delText>c).</w:delText>
        </w:r>
      </w:del>
    </w:p>
    <w:p w14:paraId="76EDC024" w14:textId="7616C26F" w:rsidR="00F75149" w:rsidRPr="00CB0EA1" w:rsidRDefault="00CB0EA1" w:rsidP="000A7884">
      <w:pPr>
        <w:pStyle w:val="ListParagraph"/>
        <w:numPr>
          <w:ilvl w:val="0"/>
          <w:numId w:val="1"/>
        </w:numPr>
        <w:jc w:val="both"/>
        <w:rPr>
          <w:ins w:id="96" w:author="Microsoft Office User" w:date="2021-04-27T17:07:00Z"/>
          <w:rFonts w:ascii="Arial" w:eastAsia="Times New Roman" w:hAnsi="Arial" w:cs="Arial"/>
          <w:b/>
          <w:bCs/>
          <w:color w:val="000000"/>
          <w:sz w:val="20"/>
          <w:szCs w:val="20"/>
          <w:rPrChange w:id="97" w:author="Microsoft Office User" w:date="2021-04-27T17:07:00Z">
            <w:rPr>
              <w:ins w:id="98" w:author="Microsoft Office User" w:date="2021-04-27T17:07:00Z"/>
              <w:rFonts w:ascii="Arial" w:eastAsia="Times New Roman" w:hAnsi="Arial" w:cs="Arial"/>
              <w:color w:val="000000"/>
              <w:sz w:val="20"/>
              <w:szCs w:val="20"/>
            </w:rPr>
          </w:rPrChange>
        </w:rPr>
      </w:pPr>
      <w:ins w:id="99" w:author="Microsoft Office User" w:date="2021-04-27T17:07:00Z">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ins>
      <w:del w:id="100" w:author="Microsoft Office User" w:date="2021-04-27T17:07:00Z">
        <w:r w:rsidR="00F75149" w:rsidRPr="00A9352F" w:rsidDel="00CB0EA1">
          <w:rPr>
            <w:rFonts w:ascii="Arial" w:eastAsia="Times New Roman" w:hAnsi="Arial" w:cs="Arial"/>
            <w:color w:val="000000"/>
            <w:sz w:val="20"/>
            <w:szCs w:val="20"/>
          </w:rPr>
          <w:delText>Model target discrimination as a function of time and contrast. Dashed vertical line indicates the time where the background contrast switched.</w:delText>
        </w:r>
      </w:del>
    </w:p>
    <w:p w14:paraId="622E1602" w14:textId="215820A9" w:rsidR="00CB0EA1" w:rsidRPr="00CB0EA1" w:rsidRDefault="00CB0EA1" w:rsidP="000A7884">
      <w:pPr>
        <w:pStyle w:val="ListParagraph"/>
        <w:numPr>
          <w:ilvl w:val="0"/>
          <w:numId w:val="1"/>
        </w:numPr>
        <w:jc w:val="both"/>
        <w:rPr>
          <w:ins w:id="101" w:author="Microsoft Office User" w:date="2021-04-27T17:07:00Z"/>
          <w:rFonts w:ascii="Arial" w:eastAsia="Times New Roman" w:hAnsi="Arial" w:cs="Arial"/>
          <w:b/>
          <w:bCs/>
          <w:color w:val="000000"/>
          <w:sz w:val="20"/>
          <w:szCs w:val="20"/>
          <w:rPrChange w:id="102" w:author="Microsoft Office User" w:date="2021-04-27T17:07:00Z">
            <w:rPr>
              <w:ins w:id="103" w:author="Microsoft Office User" w:date="2021-04-27T17:07:00Z"/>
              <w:rFonts w:ascii="Arial" w:eastAsia="Times New Roman" w:hAnsi="Arial" w:cs="Arial"/>
              <w:color w:val="000000"/>
              <w:sz w:val="20"/>
              <w:szCs w:val="20"/>
            </w:rPr>
          </w:rPrChange>
        </w:rPr>
      </w:pPr>
      <w:ins w:id="104" w:author="Microsoft Office User" w:date="2021-04-27T17:07:00Z">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ins>
    </w:p>
    <w:p w14:paraId="4CE9BCFA" w14:textId="77777777" w:rsidR="00CB0EA1" w:rsidRPr="00A9352F" w:rsidDel="00CB0EA1" w:rsidRDefault="00CB0EA1" w:rsidP="000A7884">
      <w:pPr>
        <w:pStyle w:val="ListParagraph"/>
        <w:numPr>
          <w:ilvl w:val="0"/>
          <w:numId w:val="1"/>
        </w:numPr>
        <w:jc w:val="both"/>
        <w:rPr>
          <w:del w:id="105" w:author="Microsoft Office User" w:date="2021-04-27T17:07:00Z"/>
          <w:rFonts w:ascii="Arial" w:eastAsia="Times New Roman" w:hAnsi="Arial" w:cs="Arial"/>
          <w:b/>
          <w:bCs/>
          <w:color w:val="000000"/>
          <w:sz w:val="20"/>
          <w:szCs w:val="20"/>
        </w:rPr>
      </w:pPr>
    </w:p>
    <w:p w14:paraId="0C430C60" w14:textId="77777777" w:rsidR="00CB0EA1" w:rsidRPr="00CB0EA1" w:rsidRDefault="00F75149" w:rsidP="00CB0EA1">
      <w:pPr>
        <w:pStyle w:val="ListParagraph"/>
        <w:numPr>
          <w:ilvl w:val="0"/>
          <w:numId w:val="1"/>
        </w:numPr>
        <w:jc w:val="both"/>
        <w:rPr>
          <w:ins w:id="106" w:author="Microsoft Office User" w:date="2021-04-27T17:08:00Z"/>
          <w:rFonts w:ascii="Arial" w:eastAsia="Times New Roman" w:hAnsi="Arial" w:cs="Arial"/>
          <w:b/>
          <w:bCs/>
          <w:color w:val="000000"/>
          <w:sz w:val="20"/>
          <w:szCs w:val="20"/>
          <w:rPrChange w:id="107" w:author="Microsoft Office User" w:date="2021-04-27T17:08:00Z">
            <w:rPr>
              <w:ins w:id="108" w:author="Microsoft Office User" w:date="2021-04-27T17:08:00Z"/>
              <w:rFonts w:ascii="Arial" w:eastAsia="Times New Roman" w:hAnsi="Arial" w:cs="Arial"/>
              <w:color w:val="000000"/>
              <w:sz w:val="20"/>
              <w:szCs w:val="20"/>
            </w:rPr>
          </w:rPrChange>
        </w:rPr>
      </w:pPr>
      <w:del w:id="109" w:author="Microsoft Office User" w:date="2021-04-27T17:07:00Z">
        <w:r w:rsidRPr="00CB0EA1" w:rsidDel="00CB0EA1">
          <w:rPr>
            <w:rFonts w:ascii="Arial" w:eastAsia="Times New Roman" w:hAnsi="Arial" w:cs="Arial"/>
            <w:i/>
            <w:iCs/>
            <w:color w:val="000000"/>
            <w:sz w:val="20"/>
            <w:szCs w:val="20"/>
            <w:rPrChange w:id="110" w:author="Microsoft Office User" w:date="2021-04-27T17:07:00Z">
              <w:rPr>
                <w:i/>
                <w:iCs/>
              </w:rPr>
            </w:rPrChange>
          </w:rPr>
          <w:delText>Left:</w:delText>
        </w:r>
        <w:r w:rsidRPr="00CB0EA1" w:rsidDel="00CB0EA1">
          <w:rPr>
            <w:rFonts w:ascii="Arial" w:eastAsia="Times New Roman" w:hAnsi="Arial" w:cs="Arial"/>
            <w:color w:val="000000"/>
            <w:sz w:val="20"/>
            <w:szCs w:val="20"/>
            <w:rPrChange w:id="111" w:author="Microsoft Office User" w:date="2021-04-27T17:07:00Z">
              <w:rPr/>
            </w:rPrChange>
          </w:rPr>
          <w:delText xml:space="preserve"> </w:delText>
        </w:r>
      </w:del>
      <w:r w:rsidRPr="00CB0EA1">
        <w:rPr>
          <w:rFonts w:ascii="Arial" w:eastAsia="Times New Roman" w:hAnsi="Arial" w:cs="Arial"/>
          <w:color w:val="000000"/>
          <w:sz w:val="20"/>
          <w:szCs w:val="20"/>
          <w:rPrChange w:id="112" w:author="Microsoft Office User" w:date="2021-04-27T17:07:00Z">
            <w:rPr/>
          </w:rPrChange>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4BF01F51" w14:textId="77777777" w:rsidR="00CB0EA1" w:rsidRPr="00CB0EA1" w:rsidRDefault="00F75149" w:rsidP="00CB0EA1">
      <w:pPr>
        <w:pStyle w:val="ListParagraph"/>
        <w:numPr>
          <w:ilvl w:val="0"/>
          <w:numId w:val="1"/>
        </w:numPr>
        <w:jc w:val="both"/>
        <w:rPr>
          <w:ins w:id="113" w:author="Microsoft Office User" w:date="2021-04-27T17:08:00Z"/>
          <w:rFonts w:ascii="Arial" w:eastAsia="Times New Roman" w:hAnsi="Arial" w:cs="Arial"/>
          <w:b/>
          <w:bCs/>
          <w:color w:val="000000"/>
          <w:sz w:val="20"/>
          <w:szCs w:val="20"/>
          <w:rPrChange w:id="114" w:author="Microsoft Office User" w:date="2021-04-27T17:08:00Z">
            <w:rPr>
              <w:ins w:id="115" w:author="Microsoft Office User" w:date="2021-04-27T17:08:00Z"/>
              <w:rFonts w:ascii="Arial" w:eastAsia="Times New Roman" w:hAnsi="Arial" w:cs="Arial"/>
              <w:color w:val="000000"/>
              <w:sz w:val="20"/>
              <w:szCs w:val="20"/>
            </w:rPr>
          </w:rPrChange>
        </w:rPr>
      </w:pPr>
      <w:del w:id="116" w:author="Microsoft Office User" w:date="2021-04-27T17:08:00Z">
        <w:r w:rsidRPr="00CB0EA1" w:rsidDel="00CB0EA1">
          <w:rPr>
            <w:rFonts w:ascii="Arial" w:eastAsia="Times New Roman" w:hAnsi="Arial" w:cs="Arial"/>
            <w:i/>
            <w:iCs/>
            <w:color w:val="000000"/>
            <w:sz w:val="20"/>
            <w:szCs w:val="20"/>
            <w:rPrChange w:id="117" w:author="Microsoft Office User" w:date="2021-04-27T17:07:00Z">
              <w:rPr>
                <w:i/>
                <w:iCs/>
              </w:rPr>
            </w:rPrChange>
          </w:rPr>
          <w:delText>Middle:</w:delText>
        </w:r>
        <w:r w:rsidRPr="00CB0EA1" w:rsidDel="00CB0EA1">
          <w:rPr>
            <w:rFonts w:ascii="Arial" w:eastAsia="Times New Roman" w:hAnsi="Arial" w:cs="Arial"/>
            <w:color w:val="000000"/>
            <w:sz w:val="20"/>
            <w:szCs w:val="20"/>
            <w:rPrChange w:id="118" w:author="Microsoft Office User" w:date="2021-04-27T17:07:00Z">
              <w:rPr/>
            </w:rPrChange>
          </w:rPr>
          <w:delText xml:space="preserve"> </w:delText>
        </w:r>
      </w:del>
      <w:r w:rsidRPr="00CB0EA1">
        <w:rPr>
          <w:rFonts w:ascii="Arial" w:eastAsia="Times New Roman" w:hAnsi="Arial" w:cs="Arial"/>
          <w:color w:val="000000"/>
          <w:sz w:val="20"/>
          <w:szCs w:val="20"/>
          <w:rPrChange w:id="119" w:author="Microsoft Office User" w:date="2021-04-27T17:07:00Z">
            <w:rPr/>
          </w:rPrChange>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19F12E59" w14:textId="58EDDFA4" w:rsidR="00F75149" w:rsidRPr="00CB0EA1" w:rsidRDefault="00F75149" w:rsidP="00CB0EA1">
      <w:pPr>
        <w:pStyle w:val="ListParagraph"/>
        <w:numPr>
          <w:ilvl w:val="0"/>
          <w:numId w:val="1"/>
        </w:numPr>
        <w:jc w:val="both"/>
        <w:rPr>
          <w:rFonts w:ascii="Arial" w:eastAsia="Times New Roman" w:hAnsi="Arial" w:cs="Arial"/>
          <w:b/>
          <w:bCs/>
          <w:color w:val="000000"/>
          <w:sz w:val="20"/>
          <w:szCs w:val="20"/>
          <w:rPrChange w:id="120" w:author="Microsoft Office User" w:date="2021-04-27T17:08:00Z">
            <w:rPr>
              <w:b/>
              <w:bCs/>
            </w:rPr>
          </w:rPrChange>
        </w:rPr>
      </w:pPr>
      <w:del w:id="121" w:author="Microsoft Office User" w:date="2021-04-27T17:08:00Z">
        <w:r w:rsidRPr="00CB0EA1" w:rsidDel="00CB0EA1">
          <w:rPr>
            <w:rFonts w:ascii="Arial" w:eastAsia="Times New Roman" w:hAnsi="Arial" w:cs="Arial"/>
            <w:i/>
            <w:iCs/>
            <w:color w:val="000000"/>
            <w:sz w:val="20"/>
            <w:szCs w:val="20"/>
            <w:rPrChange w:id="122" w:author="Microsoft Office User" w:date="2021-04-27T17:08:00Z">
              <w:rPr>
                <w:i/>
                <w:iCs/>
              </w:rPr>
            </w:rPrChange>
          </w:rPr>
          <w:delText xml:space="preserve">Right: </w:delText>
        </w:r>
      </w:del>
      <w:r w:rsidRPr="00CB0EA1">
        <w:rPr>
          <w:rFonts w:ascii="Arial" w:eastAsia="Times New Roman" w:hAnsi="Arial" w:cs="Arial"/>
          <w:color w:val="000000"/>
          <w:sz w:val="20"/>
          <w:szCs w:val="20"/>
          <w:rPrChange w:id="123" w:author="Microsoft Office User" w:date="2021-04-27T17:08:00Z">
            <w:rPr/>
          </w:rPrChange>
        </w:rPr>
        <w:t xml:space="preserve">Psychometric slopes per contrast. Presentation as in </w:t>
      </w:r>
      <w:del w:id="124" w:author="Microsoft Office User" w:date="2021-04-27T17:08:00Z">
        <w:r w:rsidRPr="00CB0EA1" w:rsidDel="00CB0EA1">
          <w:rPr>
            <w:rFonts w:ascii="Arial" w:eastAsia="Times New Roman" w:hAnsi="Arial" w:cs="Arial"/>
            <w:b/>
            <w:bCs/>
            <w:color w:val="000000"/>
            <w:sz w:val="20"/>
            <w:szCs w:val="20"/>
            <w:rPrChange w:id="125" w:author="Microsoft Office User" w:date="2021-04-27T17:08:00Z">
              <w:rPr/>
            </w:rPrChange>
          </w:rPr>
          <w:delText>middle panel</w:delText>
        </w:r>
      </w:del>
      <w:ins w:id="126" w:author="Microsoft Office User" w:date="2021-04-27T17:08:00Z">
        <w:r w:rsidR="00CB0EA1" w:rsidRPr="00CB0EA1">
          <w:rPr>
            <w:rFonts w:ascii="Arial" w:eastAsia="Times New Roman" w:hAnsi="Arial" w:cs="Arial"/>
            <w:b/>
            <w:bCs/>
            <w:color w:val="000000"/>
            <w:sz w:val="20"/>
            <w:szCs w:val="20"/>
            <w:rPrChange w:id="127" w:author="Microsoft Office User" w:date="2021-04-27T17:08:00Z">
              <w:rPr>
                <w:rFonts w:ascii="Arial" w:eastAsia="Times New Roman" w:hAnsi="Arial" w:cs="Arial"/>
                <w:color w:val="000000"/>
                <w:sz w:val="20"/>
                <w:szCs w:val="20"/>
              </w:rPr>
            </w:rPrChange>
          </w:rPr>
          <w:t>e</w:t>
        </w:r>
      </w:ins>
      <w:r w:rsidRPr="00CB0EA1">
        <w:rPr>
          <w:rFonts w:ascii="Arial" w:eastAsia="Times New Roman" w:hAnsi="Arial" w:cs="Arial"/>
          <w:color w:val="000000"/>
          <w:sz w:val="20"/>
          <w:szCs w:val="20"/>
          <w:rPrChange w:id="128" w:author="Microsoft Office User" w:date="2021-04-27T17:08:00Z">
            <w:rPr/>
          </w:rPrChange>
        </w:rPr>
        <w:t>.</w:t>
      </w:r>
    </w:p>
    <w:p w14:paraId="7C5F35AD" w14:textId="77777777" w:rsidR="00CB0EA1" w:rsidRPr="00CB0EA1" w:rsidRDefault="00F75149" w:rsidP="000A7884">
      <w:pPr>
        <w:pStyle w:val="ListParagraph"/>
        <w:numPr>
          <w:ilvl w:val="0"/>
          <w:numId w:val="1"/>
        </w:numPr>
        <w:jc w:val="both"/>
        <w:rPr>
          <w:ins w:id="129" w:author="Microsoft Office User" w:date="2021-04-27T17:08:00Z"/>
          <w:rFonts w:ascii="Arial" w:eastAsia="Times New Roman" w:hAnsi="Arial" w:cs="Arial"/>
          <w:b/>
          <w:bCs/>
          <w:color w:val="000000"/>
          <w:sz w:val="20"/>
          <w:szCs w:val="20"/>
          <w:rPrChange w:id="130" w:author="Microsoft Office User" w:date="2021-04-27T17:08:00Z">
            <w:rPr>
              <w:ins w:id="131" w:author="Microsoft Office User" w:date="2021-04-27T17:08:00Z"/>
              <w:rFonts w:ascii="Arial" w:eastAsia="Times New Roman" w:hAnsi="Arial" w:cs="Arial"/>
              <w:color w:val="000000"/>
              <w:sz w:val="20"/>
              <w:szCs w:val="20"/>
            </w:rPr>
          </w:rPrChange>
        </w:rPr>
      </w:pPr>
      <w:del w:id="132" w:author="Microsoft Office User" w:date="2021-04-27T17:08:00Z">
        <w:r w:rsidRPr="00A9352F" w:rsidDel="00CB0EA1">
          <w:rPr>
            <w:rFonts w:ascii="Arial" w:eastAsia="Times New Roman" w:hAnsi="Arial" w:cs="Arial"/>
            <w:i/>
            <w:iCs/>
            <w:color w:val="000000"/>
            <w:sz w:val="20"/>
            <w:szCs w:val="20"/>
          </w:rPr>
          <w:delText>Left</w:delText>
        </w:r>
        <w:r w:rsidRPr="00A9352F" w:rsidDel="00CB0EA1">
          <w:rPr>
            <w:rFonts w:ascii="Arial" w:eastAsia="Times New Roman" w:hAnsi="Arial" w:cs="Arial"/>
            <w:color w:val="000000"/>
            <w:sz w:val="20"/>
            <w:szCs w:val="20"/>
          </w:rPr>
          <w:delText xml:space="preserve">: </w:delText>
        </w:r>
      </w:del>
      <w:r w:rsidRPr="00A9352F">
        <w:rPr>
          <w:rFonts w:ascii="Arial" w:eastAsia="Times New Roman" w:hAnsi="Arial" w:cs="Arial"/>
          <w:color w:val="000000"/>
          <w:sz w:val="20"/>
          <w:szCs w:val="20"/>
        </w:rPr>
        <w:t xml:space="preserve">Behavioral performance as a function of contrast and target time relative to the switch in contrast. </w:t>
      </w:r>
      <w:r w:rsidR="00AF393A" w:rsidRPr="00A9352F">
        <w:rPr>
          <w:rFonts w:ascii="Arial" w:eastAsia="Times New Roman" w:hAnsi="Arial" w:cs="Arial"/>
          <w:color w:val="000000"/>
          <w:sz w:val="20"/>
          <w:szCs w:val="20"/>
        </w:rPr>
        <w:t xml:space="preserve">Dots with error bars indicate average performance +- SEM over mice. Solid colored lines indicate exponential function fits to the average over mice. Black, dashed vertical line indicates the contrast switch. </w:t>
      </w:r>
    </w:p>
    <w:p w14:paraId="548BDD2E" w14:textId="068EA811" w:rsidR="00F75149" w:rsidRPr="00A9352F" w:rsidRDefault="00CB0EA1" w:rsidP="000A7884">
      <w:pPr>
        <w:pStyle w:val="ListParagraph"/>
        <w:numPr>
          <w:ilvl w:val="0"/>
          <w:numId w:val="1"/>
        </w:numPr>
        <w:jc w:val="both"/>
        <w:rPr>
          <w:rFonts w:ascii="Arial" w:eastAsia="Times New Roman" w:hAnsi="Arial" w:cs="Arial"/>
          <w:b/>
          <w:bCs/>
          <w:color w:val="000000"/>
          <w:sz w:val="20"/>
          <w:szCs w:val="20"/>
        </w:rPr>
      </w:pPr>
      <w:ins w:id="133" w:author="Microsoft Office User" w:date="2021-04-27T17:09:00Z">
        <w:r>
          <w:rPr>
            <w:rFonts w:ascii="Arial" w:eastAsia="Times New Roman" w:hAnsi="Arial" w:cs="Arial"/>
            <w:color w:val="000000"/>
            <w:sz w:val="20"/>
            <w:szCs w:val="20"/>
          </w:rPr>
          <w:t>A</w:t>
        </w:r>
      </w:ins>
      <w:del w:id="134" w:author="Microsoft Office User" w:date="2021-04-27T17:09:00Z">
        <w:r w:rsidR="00AF393A" w:rsidRPr="00A9352F" w:rsidDel="00CB0EA1">
          <w:rPr>
            <w:rFonts w:ascii="Arial" w:eastAsia="Times New Roman" w:hAnsi="Arial" w:cs="Arial"/>
            <w:i/>
            <w:iCs/>
            <w:color w:val="000000"/>
            <w:sz w:val="20"/>
            <w:szCs w:val="20"/>
          </w:rPr>
          <w:delText>Right:</w:delText>
        </w:r>
        <w:r w:rsidR="00AF393A" w:rsidRPr="00A9352F" w:rsidDel="00CB0EA1">
          <w:rPr>
            <w:rFonts w:ascii="Arial" w:eastAsia="Times New Roman" w:hAnsi="Arial" w:cs="Arial"/>
            <w:color w:val="000000"/>
            <w:sz w:val="20"/>
            <w:szCs w:val="20"/>
          </w:rPr>
          <w:delText xml:space="preserve"> a</w:delText>
        </w:r>
      </w:del>
      <w:r w:rsidR="00AF393A" w:rsidRPr="00A9352F">
        <w:rPr>
          <w:rFonts w:ascii="Arial" w:eastAsia="Times New Roman" w:hAnsi="Arial" w:cs="Arial"/>
          <w:color w:val="000000"/>
          <w:sz w:val="20"/>
          <w:szCs w:val="20"/>
        </w:rPr>
        <w:t xml:space="preserve">verage time constant of exponential fits in low and high contrast. Presented as in </w:t>
      </w:r>
      <w:del w:id="135" w:author="Microsoft Office User" w:date="2021-04-27T17:09:00Z">
        <w:r w:rsidR="00AF393A" w:rsidRPr="00CB0EA1" w:rsidDel="00CB0EA1">
          <w:rPr>
            <w:rFonts w:ascii="Arial" w:eastAsia="Times New Roman" w:hAnsi="Arial" w:cs="Arial"/>
            <w:b/>
            <w:bCs/>
            <w:color w:val="000000"/>
            <w:sz w:val="20"/>
            <w:szCs w:val="20"/>
            <w:rPrChange w:id="136" w:author="Microsoft Office User" w:date="2021-04-27T17:09:00Z">
              <w:rPr>
                <w:rFonts w:ascii="Arial" w:eastAsia="Times New Roman" w:hAnsi="Arial" w:cs="Arial"/>
                <w:color w:val="000000"/>
                <w:sz w:val="20"/>
                <w:szCs w:val="20"/>
              </w:rPr>
            </w:rPrChange>
          </w:rPr>
          <w:delText>d</w:delText>
        </w:r>
      </w:del>
      <w:ins w:id="137" w:author="Microsoft Office User" w:date="2021-04-27T17:09:00Z">
        <w:r w:rsidRPr="00CB0EA1">
          <w:rPr>
            <w:rFonts w:ascii="Arial" w:eastAsia="Times New Roman" w:hAnsi="Arial" w:cs="Arial"/>
            <w:b/>
            <w:bCs/>
            <w:color w:val="000000"/>
            <w:sz w:val="20"/>
            <w:szCs w:val="20"/>
            <w:rPrChange w:id="138" w:author="Microsoft Office User" w:date="2021-04-27T17:09:00Z">
              <w:rPr>
                <w:rFonts w:ascii="Arial" w:eastAsia="Times New Roman" w:hAnsi="Arial" w:cs="Arial"/>
                <w:color w:val="000000"/>
                <w:sz w:val="20"/>
                <w:szCs w:val="20"/>
              </w:rPr>
            </w:rPrChange>
          </w:rPr>
          <w:t>h</w:t>
        </w:r>
      </w:ins>
      <w:del w:id="139" w:author="Microsoft Office User" w:date="2021-04-27T17:09:00Z">
        <w:r w:rsidR="00AF393A" w:rsidRPr="00A9352F" w:rsidDel="00CB0EA1">
          <w:rPr>
            <w:rFonts w:ascii="Arial" w:eastAsia="Times New Roman" w:hAnsi="Arial" w:cs="Arial"/>
            <w:color w:val="000000"/>
            <w:sz w:val="20"/>
            <w:szCs w:val="20"/>
          </w:rPr>
          <w:delText>)</w:delText>
        </w:r>
      </w:del>
      <w:r w:rsidR="00AF393A" w:rsidRPr="00A9352F">
        <w:rPr>
          <w:rFonts w:ascii="Arial" w:eastAsia="Times New Roman" w:hAnsi="Arial" w:cs="Arial"/>
          <w:color w:val="000000"/>
          <w:sz w:val="20"/>
          <w:szCs w:val="20"/>
        </w:rPr>
        <w:t>. In all plots, blue indicates when targets were presented in low contrast and red indicates high contrast.</w:t>
      </w:r>
    </w:p>
    <w:p w14:paraId="14B1072E" w14:textId="77777777" w:rsidR="00D80F68" w:rsidRDefault="00D80F68"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666D1E8A" w14:textId="77777777" w:rsidR="00D80F68" w:rsidRDefault="00D80F68" w:rsidP="000A7884">
      <w:pPr>
        <w:jc w:val="both"/>
        <w:rPr>
          <w:rFonts w:ascii="Arial" w:eastAsia="Times New Roman" w:hAnsi="Arial" w:cs="Arial"/>
          <w:color w:val="000000"/>
          <w:sz w:val="22"/>
          <w:szCs w:val="22"/>
        </w:rPr>
      </w:pPr>
    </w:p>
    <w:p w14:paraId="03398222" w14:textId="77777777" w:rsidR="0000545D" w:rsidRDefault="0008595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then topically applied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waited 30 minutes, and recorded stimulus responses again. After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there was a marked decrease in neural responses to targets compared to the baseline recordings (Figure 3b). Notably, in our saline control, we observed little to no change in neural responses after saline application (Figure 3c). Comparison of target responses after saline vs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revealed nearly complete suppression of responses to both targets and noise in high and low contrast (Figure 3d). These results confirmed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effectively disrupts the cortical coding of our behavioral stimuli.</w:t>
      </w:r>
    </w:p>
    <w:p w14:paraId="5041F857" w14:textId="77777777"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disruption 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3e). As observed in cortical activity, there was a profound decrease in the rate of responding to both targets (hits) and noise (false alarms) in both contrasts (Figure 3f). We quantified these effects on the psychometric curve, and observed significant decrease in the response rate at the highest volume, false alarm rate, and slope of the psychometric functions (Figure 3g).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3g, bottom left panel).</w:t>
      </w:r>
    </w:p>
    <w:p w14:paraId="0DE0FEF9" w14:textId="77777777" w:rsidR="00F7057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is a general loss of function that is not specific to hearing target sounds, which would manifest in </w:t>
      </w:r>
      <w:r w:rsidR="0087106C">
        <w:rPr>
          <w:rFonts w:ascii="Arial" w:eastAsia="Times New Roman" w:hAnsi="Arial" w:cs="Arial"/>
          <w:color w:val="000000"/>
          <w:sz w:val="22"/>
          <w:szCs w:val="22"/>
        </w:rPr>
        <w:t>an overall</w:t>
      </w:r>
      <w:r w:rsidR="00BA3B7D">
        <w:rPr>
          <w:rFonts w:ascii="Arial" w:eastAsia="Times New Roman" w:hAnsi="Arial" w:cs="Arial"/>
          <w:color w:val="000000"/>
          <w:sz w:val="22"/>
          <w:szCs w:val="22"/>
        </w:rPr>
        <w:t xml:space="preserve"> inability to lick. We monitored the lick probability of the mice throughout the trial duration, and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(Figure 3h, top and bottom right panels). Mice also tended to lick immediately after the trial onset (Figure 3h, adaptation period),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7D782D82" w14:textId="77777777" w:rsidR="00A4192F" w:rsidRDefault="0087106C"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leverage our ability to simultaneously record from multiple neurons, we adapted a population vector approach from (CITE </w:t>
      </w:r>
      <w:r w:rsidR="002C1323">
        <w:rPr>
          <w:rFonts w:ascii="Arial" w:eastAsia="Times New Roman" w:hAnsi="Arial" w:cs="Arial"/>
          <w:color w:val="000000"/>
          <w:sz w:val="22"/>
          <w:szCs w:val="22"/>
        </w:rPr>
        <w:t>DRUCKMANN</w:t>
      </w:r>
      <w:r w:rsidR="006923AF">
        <w:rPr>
          <w:rFonts w:ascii="Arial" w:eastAsia="Times New Roman" w:hAnsi="Arial" w:cs="Arial"/>
          <w:color w:val="000000"/>
          <w:sz w:val="22"/>
          <w:szCs w:val="22"/>
        </w:rPr>
        <w:t xml:space="preserve"> PAPER) 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responses to targets. The resulting coding direction vector is the direction in high dimensional space between the average response to noise and targets (Figure 4d, left panel). This vector was trained on all but one trial, and the remaining trial’s population response </w:t>
      </w:r>
      <w:proofErr w:type="spellStart"/>
      <w:r w:rsidR="006923AF">
        <w:rPr>
          <w:rFonts w:ascii="Arial" w:eastAsia="Times New Roman" w:hAnsi="Arial" w:cs="Arial"/>
          <w:color w:val="000000"/>
          <w:sz w:val="22"/>
          <w:szCs w:val="22"/>
        </w:rPr>
        <w:t>timecourse</w:t>
      </w:r>
      <w:proofErr w:type="spellEnd"/>
      <w:r w:rsidR="006923AF">
        <w:rPr>
          <w:rFonts w:ascii="Arial" w:eastAsia="Times New Roman" w:hAnsi="Arial" w:cs="Arial"/>
          <w:color w:val="000000"/>
          <w:sz w:val="22"/>
          <w:szCs w:val="22"/>
        </w:rPr>
        <w:t xml:space="preserve"> was projected along this coding direction to generate a single projection value over time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30ms window after target onset. We then grouped these values into trial distributions for each target volume, and compared them to noise trial distributions by estimating a criterion projection value that best predicted whether each was a target or noise trial (example projection value distributions from the recording in Figure 4C, left panel is shown in Figure 4d, right panel). </w:t>
      </w:r>
    </w:p>
    <w:p w14:paraId="0676C42C" w14:textId="77777777" w:rsidR="008F1DC2"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(n=21, p = 9.57e-6, linear regression, Figure 4g). We also observed a significant relationship between behavioral and neural thresholds in low contrast alone, suggesting that the observed correlation across contrasts is not just due to contrast, but that cortical neurons track behavioral thresholds independently of contrast (n=12, p=.02, linear regression, Figure 4g). 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(n=21, p=0.03, linear regression), although this relationship doesn’t hold within low contrast alone (n=12, p=0.23, linear regression, Figure 4h).</w:t>
      </w:r>
    </w:p>
    <w:p w14:paraId="15508DD9" w14:textId="77777777" w:rsidR="00384D55" w:rsidRPr="008F1DC2" w:rsidRDefault="00384D55" w:rsidP="000A7884">
      <w:pPr>
        <w:ind w:firstLine="720"/>
        <w:jc w:val="both"/>
        <w:rPr>
          <w:rFonts w:ascii="Arial" w:eastAsia="Times New Roman" w:hAnsi="Arial" w:cs="Arial"/>
          <w:color w:val="000000"/>
          <w:sz w:val="22"/>
          <w:szCs w:val="22"/>
        </w:rPr>
      </w:pPr>
    </w:p>
    <w:p w14:paraId="4E5E8AB5" w14:textId="77777777"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1BFC2988" w14:textId="77777777" w:rsidR="00AF393A" w:rsidRDefault="00384D5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 xml:space="preserve">To more directly assess the role of gain control in auditory cortex in shaping </w:t>
      </w:r>
    </w:p>
    <w:p w14:paraId="33D20FD6" w14:textId="77777777" w:rsidR="00CF51F0" w:rsidRDefault="00AF393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r w:rsidR="004D2BF6">
        <w:rPr>
          <w:rFonts w:ascii="Arial" w:eastAsia="Times New Roman" w:hAnsi="Arial" w:cs="Arial"/>
          <w:noProof/>
          <w:color w:val="000000"/>
          <w:sz w:val="22"/>
          <w:szCs w:val="22"/>
        </w:rPr>
        <w:lastRenderedPageBreak/>
        <w:drawing>
          <wp:inline distT="0" distB="0" distL="0" distR="0" wp14:anchorId="61A18D4E" wp14:editId="0DB6CC8B">
            <wp:extent cx="6858000" cy="41878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4187825"/>
                    </a:xfrm>
                    <a:prstGeom prst="rect">
                      <a:avLst/>
                    </a:prstGeom>
                  </pic:spPr>
                </pic:pic>
              </a:graphicData>
            </a:graphic>
          </wp:inline>
        </w:drawing>
      </w:r>
    </w:p>
    <w:p w14:paraId="1CB65EE2" w14:textId="77777777" w:rsidR="00CF51F0" w:rsidRDefault="00CF51F0" w:rsidP="000A7884">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14:paraId="1B62CB49" w14:textId="77777777" w:rsidR="00A9352F" w:rsidRPr="00A9352F" w:rsidRDefault="00A9352F" w:rsidP="000A7884">
      <w:pPr>
        <w:jc w:val="both"/>
        <w:rPr>
          <w:rFonts w:ascii="Arial" w:eastAsia="Times New Roman" w:hAnsi="Arial" w:cs="Arial"/>
          <w:b/>
          <w:bCs/>
          <w:color w:val="000000"/>
          <w:sz w:val="20"/>
          <w:szCs w:val="20"/>
        </w:rPr>
      </w:pPr>
    </w:p>
    <w:p w14:paraId="381D786D" w14:textId="77777777" w:rsidR="00F0254F"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acute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recordings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w:t>
      </w:r>
    </w:p>
    <w:p w14:paraId="5DA1BD52" w14:textId="77777777" w:rsidR="004D2BF6"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color w:val="000000"/>
          <w:sz w:val="20"/>
          <w:szCs w:val="20"/>
        </w:rPr>
        <w:t xml:space="preserve">On top of the raster is the timeline for each recording. A baseline recording of all stimuli was performed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then all stimuli were recorded again 30 minutes after application.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(FA).</w:t>
      </w:r>
      <w:r w:rsidR="004D2BF6" w:rsidRPr="00A9352F">
        <w:rPr>
          <w:rFonts w:ascii="Arial" w:eastAsia="Times New Roman" w:hAnsi="Arial" w:cs="Arial"/>
          <w:color w:val="000000"/>
          <w:sz w:val="20"/>
          <w:szCs w:val="20"/>
        </w:rPr>
        <w:t xml:space="preserve"> </w:t>
      </w:r>
      <w:r w:rsidR="004D2BF6" w:rsidRPr="00A9352F">
        <w:rPr>
          <w:rFonts w:ascii="Arial" w:eastAsia="Times New Roman" w:hAnsi="Arial" w:cs="Arial"/>
          <w:i/>
          <w:iCs/>
          <w:color w:val="000000"/>
          <w:sz w:val="20"/>
          <w:szCs w:val="20"/>
        </w:rPr>
        <w:t xml:space="preserve">Left panel: </w:t>
      </w:r>
      <w:r w:rsidR="004D2BF6" w:rsidRPr="00A9352F">
        <w:rPr>
          <w:rFonts w:ascii="Arial" w:eastAsia="Times New Roman" w:hAnsi="Arial" w:cs="Arial"/>
          <w:color w:val="000000"/>
          <w:sz w:val="20"/>
          <w:szCs w:val="20"/>
        </w:rPr>
        <w:t xml:space="preserve">raster of target and noise responses of a representative neuron recorded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Right panel:</w:t>
      </w:r>
      <w:r w:rsidRPr="00A9352F">
        <w:rPr>
          <w:rFonts w:ascii="Arial" w:eastAsia="Times New Roman" w:hAnsi="Arial" w:cs="Arial"/>
          <w:color w:val="000000"/>
          <w:sz w:val="20"/>
          <w:szCs w:val="20"/>
        </w:rPr>
        <w:t xml:space="preserve"> </w:t>
      </w:r>
      <w:r w:rsidR="004D2BF6" w:rsidRPr="00A9352F">
        <w:rPr>
          <w:rFonts w:ascii="Arial" w:eastAsia="Times New Roman" w:hAnsi="Arial" w:cs="Arial"/>
          <w:color w:val="000000"/>
          <w:sz w:val="20"/>
          <w:szCs w:val="20"/>
        </w:rPr>
        <w:t xml:space="preserve">raster of the same neuron 30 minutes after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Insets:</w:t>
      </w:r>
      <w:r w:rsidR="004D2BF6" w:rsidRPr="00A9352F">
        <w:rPr>
          <w:rFonts w:ascii="Arial" w:eastAsia="Times New Roman" w:hAnsi="Arial" w:cs="Arial"/>
          <w:color w:val="000000"/>
          <w:sz w:val="20"/>
          <w:szCs w:val="20"/>
        </w:rPr>
        <w:t xml:space="preserve"> Mean firing rate for each condition. Shade indicates target volume and the scale bar indicates a firing rate of 50Hz.</w:t>
      </w:r>
      <w:r w:rsidR="00E30301" w:rsidRPr="00A9352F">
        <w:rPr>
          <w:rFonts w:ascii="Arial" w:eastAsia="Times New Roman" w:hAnsi="Arial" w:cs="Arial"/>
          <w:color w:val="000000"/>
          <w:sz w:val="20"/>
          <w:szCs w:val="20"/>
        </w:rPr>
        <w:t xml:space="preserve"> Error bars indicate S.E.M. across trials.</w:t>
      </w:r>
    </w:p>
    <w:p w14:paraId="20E8D6D2" w14:textId="77777777" w:rsidR="004D2BF6"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post-saline application. Plots as in b).</w:t>
      </w:r>
    </w:p>
    <w:p w14:paraId="1F85FC93" w14:textId="77777777" w:rsidR="00E30301"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Average firing responses after drug application in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and saline recording sessions. Filled circles and solid lines are responses </w:t>
      </w:r>
      <w:r w:rsidR="00E30301" w:rsidRPr="00A9352F">
        <w:rPr>
          <w:rFonts w:ascii="Arial" w:eastAsia="Times New Roman" w:hAnsi="Arial" w:cs="Arial"/>
          <w:color w:val="000000"/>
          <w:sz w:val="20"/>
          <w:szCs w:val="20"/>
        </w:rPr>
        <w:t>after saline was applied</w:t>
      </w:r>
      <w:r w:rsidRPr="00A9352F">
        <w:rPr>
          <w:rFonts w:ascii="Arial" w:eastAsia="Times New Roman" w:hAnsi="Arial" w:cs="Arial"/>
          <w:color w:val="000000"/>
          <w:sz w:val="20"/>
          <w:szCs w:val="20"/>
        </w:rPr>
        <w:t xml:space="preserve"> while open circles and dashed lines are responses </w:t>
      </w:r>
      <w:r w:rsidR="00E30301" w:rsidRPr="00A9352F">
        <w:rPr>
          <w:rFonts w:ascii="Arial" w:eastAsia="Times New Roman" w:hAnsi="Arial" w:cs="Arial"/>
          <w:color w:val="000000"/>
          <w:sz w:val="20"/>
          <w:szCs w:val="20"/>
        </w:rPr>
        <w:t xml:space="preserve">after </w:t>
      </w:r>
      <w:proofErr w:type="spellStart"/>
      <w:r w:rsidR="00E30301" w:rsidRPr="00A9352F">
        <w:rPr>
          <w:rFonts w:ascii="Arial" w:eastAsia="Times New Roman" w:hAnsi="Arial" w:cs="Arial"/>
          <w:color w:val="000000"/>
          <w:sz w:val="20"/>
          <w:szCs w:val="20"/>
        </w:rPr>
        <w:t>muscimol</w:t>
      </w:r>
      <w:proofErr w:type="spellEnd"/>
      <w:r w:rsidR="00E30301" w:rsidRPr="00A9352F">
        <w:rPr>
          <w:rFonts w:ascii="Arial" w:eastAsia="Times New Roman" w:hAnsi="Arial" w:cs="Arial"/>
          <w:color w:val="000000"/>
          <w:sz w:val="20"/>
          <w:szCs w:val="20"/>
        </w:rPr>
        <w:t xml:space="preserve"> was applied. Light shaded open and closed circles that are unconnected by lines are the responses to noise alone. Error bars indicate S.E.M. across neurons.</w:t>
      </w:r>
    </w:p>
    <w:p w14:paraId="72375569"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p>
    <w:p w14:paraId="4FD49E52"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p>
    <w:p w14:paraId="2ACA8F53"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 the false alarm rate, psychometric threshold, and the maximum slope of the psychometric curve.</w:t>
      </w:r>
    </w:p>
    <w:p w14:paraId="37E92D55" w14:textId="77777777" w:rsidR="00435193"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Effects of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on licking throughout the trial. </w:t>
      </w:r>
      <w:r w:rsidR="00A9352F" w:rsidRPr="00A9352F">
        <w:rPr>
          <w:rFonts w:ascii="Arial" w:eastAsia="Times New Roman" w:hAnsi="Arial" w:cs="Arial"/>
          <w:i/>
          <w:iCs/>
          <w:color w:val="000000"/>
          <w:sz w:val="20"/>
          <w:szCs w:val="20"/>
        </w:rPr>
        <w:t>Top</w:t>
      </w:r>
      <w:r w:rsidRPr="00A9352F">
        <w:rPr>
          <w:rFonts w:ascii="Arial" w:eastAsia="Times New Roman" w:hAnsi="Arial" w:cs="Arial"/>
          <w:i/>
          <w:iCs/>
          <w:color w:val="000000"/>
          <w:sz w:val="20"/>
          <w:szCs w:val="20"/>
        </w:rPr>
        <w:t>:</w:t>
      </w:r>
      <w:r w:rsidRPr="00A9352F">
        <w:rPr>
          <w:rFonts w:ascii="Arial" w:eastAsia="Times New Roman" w:hAnsi="Arial" w:cs="Arial"/>
          <w:color w:val="000000"/>
          <w:sz w:val="20"/>
          <w:szCs w:val="20"/>
        </w:rPr>
        <w:t xml:space="preserve"> </w:t>
      </w:r>
      <w:r w:rsidR="00A9352F" w:rsidRPr="00A9352F">
        <w:rPr>
          <w:rFonts w:ascii="Arial" w:eastAsia="Times New Roman" w:hAnsi="Arial" w:cs="Arial"/>
          <w:color w:val="000000"/>
          <w:sz w:val="20"/>
          <w:szCs w:val="20"/>
        </w:rPr>
        <w:t xml:space="preserve">lick probability over time during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or saline sessions. Dashed vertical lines indicate trial onset (0 s) and the contrast switch (3 s). Green traces are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sessions and black traces are saline sessions. The shading around each trace indicates S.E.M. across sessions. </w:t>
      </w:r>
      <w:r w:rsidR="00A9352F" w:rsidRPr="00A9352F">
        <w:rPr>
          <w:rFonts w:ascii="Arial" w:eastAsia="Times New Roman" w:hAnsi="Arial" w:cs="Arial"/>
          <w:i/>
          <w:iCs/>
          <w:color w:val="000000"/>
          <w:sz w:val="20"/>
          <w:szCs w:val="20"/>
        </w:rPr>
        <w:t xml:space="preserve">Bottom left: </w:t>
      </w:r>
      <w:r w:rsidR="00A9352F" w:rsidRPr="00A9352F">
        <w:rPr>
          <w:rFonts w:ascii="Arial" w:eastAsia="Times New Roman" w:hAnsi="Arial" w:cs="Arial"/>
          <w:color w:val="000000"/>
          <w:sz w:val="20"/>
          <w:szCs w:val="20"/>
        </w:rPr>
        <w:t xml:space="preserve">comparison of lick probability during the adaptation period. Each circle indicates a session and color is as in the top panel. </w:t>
      </w:r>
      <w:r w:rsidR="00A9352F" w:rsidRPr="00A9352F">
        <w:rPr>
          <w:rFonts w:ascii="Arial" w:eastAsia="Times New Roman" w:hAnsi="Arial" w:cs="Arial"/>
          <w:i/>
          <w:iCs/>
          <w:color w:val="000000"/>
          <w:sz w:val="20"/>
          <w:szCs w:val="20"/>
        </w:rPr>
        <w:t xml:space="preserve">Bottom right: </w:t>
      </w:r>
      <w:r w:rsidR="00A9352F" w:rsidRPr="00A9352F">
        <w:rPr>
          <w:rFonts w:ascii="Arial" w:eastAsia="Times New Roman" w:hAnsi="Arial" w:cs="Arial"/>
          <w:color w:val="000000"/>
          <w:sz w:val="20"/>
          <w:szCs w:val="20"/>
        </w:rPr>
        <w:t>comparison of lick probability during the target period.</w:t>
      </w:r>
    </w:p>
    <w:p w14:paraId="077CE8FA" w14:textId="77777777" w:rsidR="00435193" w:rsidRDefault="00435193" w:rsidP="000A7884">
      <w:pPr>
        <w:jc w:val="both"/>
        <w:rPr>
          <w:rFonts w:ascii="Arial" w:eastAsia="Times New Roman" w:hAnsi="Arial" w:cs="Arial"/>
          <w:color w:val="000000"/>
          <w:sz w:val="20"/>
          <w:szCs w:val="20"/>
        </w:rPr>
      </w:pPr>
      <w:r>
        <w:rPr>
          <w:rFonts w:ascii="Arial" w:eastAsia="Times New Roman" w:hAnsi="Arial" w:cs="Arial"/>
          <w:color w:val="000000"/>
          <w:sz w:val="20"/>
          <w:szCs w:val="20"/>
        </w:rPr>
        <w:br w:type="page"/>
      </w:r>
    </w:p>
    <w:p w14:paraId="5E028327" w14:textId="77777777" w:rsidR="00435193" w:rsidRDefault="00435193" w:rsidP="000A7884">
      <w:pPr>
        <w:jc w:val="both"/>
        <w:rPr>
          <w:rFonts w:ascii="Arial" w:eastAsia="Times New Roman" w:hAnsi="Arial" w:cs="Arial"/>
          <w:color w:val="000000"/>
          <w:sz w:val="22"/>
          <w:szCs w:val="22"/>
        </w:rPr>
      </w:pPr>
    </w:p>
    <w:p w14:paraId="216E622F" w14:textId="77777777" w:rsidR="00435193" w:rsidRPr="003A75F6" w:rsidRDefault="00435193" w:rsidP="000A7884">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8D1B6DB" wp14:editId="6060B889">
            <wp:extent cx="6858000" cy="2966720"/>
            <wp:effectExtent l="0" t="0" r="0"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966720"/>
                    </a:xfrm>
                    <a:prstGeom prst="rect">
                      <a:avLst/>
                    </a:prstGeom>
                  </pic:spPr>
                </pic:pic>
              </a:graphicData>
            </a:graphic>
          </wp:inline>
        </w:drawing>
      </w:r>
    </w:p>
    <w:p w14:paraId="22B977F2" w14:textId="77777777" w:rsidR="00435193" w:rsidRPr="00E56240" w:rsidRDefault="00435193" w:rsidP="000A7884">
      <w:pPr>
        <w:jc w:val="both"/>
        <w:rPr>
          <w:rFonts w:ascii="Arial" w:eastAsia="Times New Roman" w:hAnsi="Arial" w:cs="Arial"/>
          <w:b/>
          <w:bCs/>
          <w:color w:val="000000"/>
          <w:sz w:val="20"/>
          <w:szCs w:val="20"/>
        </w:rPr>
      </w:pPr>
      <w:r w:rsidRPr="00E56240">
        <w:rPr>
          <w:rFonts w:ascii="Arial" w:eastAsia="Times New Roman" w:hAnsi="Arial" w:cs="Arial"/>
          <w:b/>
          <w:bCs/>
          <w:color w:val="000000"/>
          <w:sz w:val="20"/>
          <w:szCs w:val="20"/>
        </w:rPr>
        <w:t>Figure 4.</w:t>
      </w:r>
    </w:p>
    <w:p w14:paraId="403B54B5" w14:textId="77777777" w:rsidR="00435193" w:rsidRPr="00E56240" w:rsidRDefault="00435193" w:rsidP="000A7884">
      <w:pPr>
        <w:jc w:val="both"/>
        <w:rPr>
          <w:rFonts w:ascii="Arial" w:eastAsia="Times New Roman" w:hAnsi="Arial" w:cs="Arial"/>
          <w:color w:val="000000"/>
          <w:sz w:val="20"/>
          <w:szCs w:val="20"/>
        </w:rPr>
      </w:pPr>
    </w:p>
    <w:p w14:paraId="3F2D7CC5"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4F186350"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5ms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change performance (0.5). Error bars are the 95% confidence interval of ideal observer performance as assessed through a bootstrap procedure.</w:t>
      </w:r>
    </w:p>
    <w:p w14:paraId="75A6D46B"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neurons in panel b).</w:t>
      </w:r>
    </w:p>
    <w:p w14:paraId="1C2FFD57"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CA118-200529, as plotted in c). The blue distribution is the average projection value in a 40ms window after presentation of 20 dB SPL targets. The gray distribution is the average projection value in the same window during noise only trials. The vertical black line is the criterion which yielded the highest performance in predicting target presence across all trials.</w:t>
      </w:r>
    </w:p>
    <w:p w14:paraId="7816BECE"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Open circles and solid lines indicate psychometric performance and a logistic fit, respectively. X markers and dashed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c). The horizontal dashed line indicates chance performance (0.5). The arrow indicates the neural performance computed from the distributions and criterion plotted in the right panel of d).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for the session plotted in c) (plot appearance as in left).</w:t>
      </w:r>
    </w:p>
    <w:p w14:paraId="1BA2DAA0"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Light open circles indicate average behavioral performance, light x markers indicate average neural performance. Solid curves indicate logistic fits to average behavioral performance, while solid vertical lines indicate the fit thresholds. Dashed lines indicate fits and thresholds for the neural data. The dashed vertical line indicates chance performance.</w:t>
      </w:r>
    </w:p>
    <w:p w14:paraId="51A9F448"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p>
    <w:p w14:paraId="000D44ED"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slopes. Appearance as in g).</w:t>
      </w:r>
    </w:p>
    <w:p w14:paraId="1819F89D" w14:textId="77777777" w:rsidR="00CF51F0" w:rsidRPr="00435193" w:rsidRDefault="00435193" w:rsidP="000A7884">
      <w:pPr>
        <w:ind w:left="360"/>
        <w:jc w:val="both"/>
        <w:rPr>
          <w:rFonts w:ascii="Arial" w:eastAsia="Times New Roman" w:hAnsi="Arial" w:cs="Arial"/>
          <w:b/>
          <w:bCs/>
          <w:color w:val="000000"/>
          <w:sz w:val="22"/>
          <w:szCs w:val="22"/>
        </w:rPr>
      </w:pPr>
      <w:r w:rsidRPr="00E56240">
        <w:rPr>
          <w:rFonts w:ascii="Arial" w:eastAsia="Times New Roman" w:hAnsi="Arial" w:cs="Arial"/>
          <w:b/>
          <w:bCs/>
          <w:color w:val="000000"/>
          <w:sz w:val="22"/>
          <w:szCs w:val="22"/>
        </w:rPr>
        <w:br w:type="page"/>
      </w:r>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lastRenderedPageBreak/>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14:paraId="7AA310EB" w14:textId="2AA17918"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del w:id="140" w:author="Maria Neimark Geffen" w:date="2021-04-21T10:10:00Z">
        <w:r w:rsidR="00E10A1D" w:rsidDel="00821F06">
          <w:rPr>
            <w:rFonts w:ascii="Arial" w:eastAsia="Times New Roman" w:hAnsi="Arial" w:cs="Arial"/>
            <w:color w:val="000000"/>
            <w:sz w:val="22"/>
            <w:szCs w:val="22"/>
          </w:rPr>
          <w:delText xml:space="preserve">utilized </w:delText>
        </w:r>
      </w:del>
      <w:ins w:id="141" w:author="Maria Neimark Geffen" w:date="2021-04-21T10:10:00Z">
        <w:r w:rsidR="00821F06">
          <w:rPr>
            <w:rFonts w:ascii="Arial" w:eastAsia="Times New Roman" w:hAnsi="Arial" w:cs="Arial"/>
            <w:color w:val="000000"/>
            <w:sz w:val="22"/>
            <w:szCs w:val="22"/>
          </w:rPr>
          <w:t xml:space="preserve">used </w:t>
        </w:r>
      </w:ins>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power (</w:t>
      </w:r>
      <w:proofErr w:type="spellStart"/>
      <w:r w:rsidR="002F191E">
        <w:rPr>
          <w:rFonts w:ascii="Arial" w:eastAsia="Times New Roman" w:hAnsi="Arial" w:cs="Arial"/>
          <w:color w:val="000000"/>
          <w:sz w:val="22"/>
          <w:szCs w:val="22"/>
        </w:rPr>
        <w:t>Sahani</w:t>
      </w:r>
      <w:proofErr w:type="spellEnd"/>
      <w:r w:rsidR="002F191E">
        <w:rPr>
          <w:rFonts w:ascii="Arial" w:eastAsia="Times New Roman" w:hAnsi="Arial" w:cs="Arial"/>
          <w:color w:val="000000"/>
          <w:sz w:val="22"/>
          <w:szCs w:val="22"/>
        </w:rPr>
        <w:t xml:space="preserve"> and Linden CITE, 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(n=XXX, p = 7.40e-168, Wilcoxon sign-rank test)</w:t>
      </w:r>
      <w:r w:rsidR="00F94590">
        <w:rPr>
          <w:rFonts w:ascii="Arial" w:eastAsia="Times New Roman" w:hAnsi="Arial" w:cs="Arial"/>
          <w:color w:val="000000"/>
          <w:sz w:val="22"/>
          <w:szCs w:val="22"/>
        </w:rPr>
        <w:t xml:space="preserve"> confirming previous findings in mouse auditory cortex (CITE)</w:t>
      </w:r>
      <w:r w:rsidR="002F191E">
        <w:rPr>
          <w:rFonts w:ascii="Arial" w:eastAsia="Times New Roman" w:hAnsi="Arial" w:cs="Arial"/>
          <w:color w:val="000000"/>
          <w:sz w:val="22"/>
          <w:szCs w:val="22"/>
        </w:rPr>
        <w:t>.</w:t>
      </w:r>
    </w:p>
    <w:p w14:paraId="5CCD112A" w14:textId="77777777" w:rsidR="00435193"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(n = 14, p = 3.51e-4, linear regression), suggesting that increased gain yielded greater sensitivity to lower target volumes. However, we didn’t observe this relationship when only looking in low contrast (n = 9, p = 0,27, linear regression), so we cannot definitely conclude that contrast-independent fluctuations in gain predict behavioral thresholds (Figure 5f). We conducted the same analysis between gain and psychometric slopes, and found significant positive relationships across contrasts (</w:t>
      </w:r>
      <w:r w:rsidR="002C1323">
        <w:rPr>
          <w:rFonts w:ascii="Arial" w:eastAsia="Times New Roman" w:hAnsi="Arial" w:cs="Arial"/>
          <w:color w:val="000000"/>
          <w:sz w:val="22"/>
          <w:szCs w:val="22"/>
        </w:rPr>
        <w:t>n = 14, p = 0.005, linear regression) and within low contrast (n = 9, p = 0.03, linear regression), suggesting that individual differences in cortical gain influence behavioral sensitivity to changes in volume, independently of contrast gain control.</w:t>
      </w:r>
      <w:r>
        <w:rPr>
          <w:rFonts w:ascii="Arial" w:eastAsia="Times New Roman" w:hAnsi="Arial" w:cs="Arial"/>
          <w:color w:val="000000"/>
          <w:sz w:val="22"/>
          <w:szCs w:val="22"/>
        </w:rPr>
        <w:t xml:space="preserve"> </w:t>
      </w:r>
    </w:p>
    <w:p w14:paraId="42185398" w14:textId="77777777" w:rsidR="000A7884" w:rsidRDefault="000A7884" w:rsidP="000A7884">
      <w:pPr>
        <w:jc w:val="both"/>
        <w:rPr>
          <w:rFonts w:ascii="Arial" w:eastAsia="Times New Roman" w:hAnsi="Arial" w:cs="Arial"/>
          <w:color w:val="000000"/>
          <w:sz w:val="22"/>
          <w:szCs w:val="22"/>
        </w:rPr>
      </w:pPr>
    </w:p>
    <w:p w14:paraId="3A4BD82B" w14:textId="77777777" w:rsid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Discussion</w:t>
      </w:r>
    </w:p>
    <w:p w14:paraId="5D33E1C2" w14:textId="65FDB968" w:rsidR="002C1CCB" w:rsidRDefault="002C1CCB" w:rsidP="002C1CCB">
      <w:pPr>
        <w:jc w:val="both"/>
        <w:rPr>
          <w:ins w:id="142" w:author="Ben Geffen" w:date="2021-04-20T14:44:00Z"/>
          <w:rFonts w:ascii="Arial" w:eastAsia="Times New Roman" w:hAnsi="Arial" w:cs="Arial"/>
          <w:b/>
          <w:bCs/>
          <w:color w:val="000000"/>
          <w:sz w:val="22"/>
          <w:szCs w:val="22"/>
        </w:rPr>
      </w:pPr>
    </w:p>
    <w:p w14:paraId="665B6CEB" w14:textId="77777777" w:rsidR="005B538C" w:rsidRPr="005B538C" w:rsidRDefault="00BE2DDF" w:rsidP="005B538C">
      <w:pPr>
        <w:jc w:val="both"/>
        <w:rPr>
          <w:ins w:id="143" w:author="Maria Neimark Geffen" w:date="2021-04-27T13:41:00Z"/>
          <w:rFonts w:ascii="Arial" w:eastAsia="Times New Roman" w:hAnsi="Arial" w:cs="Arial"/>
          <w:sz w:val="22"/>
          <w:szCs w:val="22"/>
        </w:rPr>
      </w:pPr>
      <w:ins w:id="144" w:author="Maria Neimark Geffen" w:date="2021-04-21T10:10:00Z">
        <w:r>
          <w:rPr>
            <w:rFonts w:ascii="Arial" w:eastAsia="Times New Roman" w:hAnsi="Arial" w:cs="Arial"/>
            <w:sz w:val="22"/>
            <w:szCs w:val="22"/>
          </w:rPr>
          <w:tab/>
        </w:r>
      </w:ins>
      <w:ins w:id="145" w:author="Maria Neimark Geffen" w:date="2021-04-27T13:41:00Z">
        <w:r w:rsidR="005B538C" w:rsidRPr="005B538C">
          <w:rPr>
            <w:rFonts w:ascii="Arial" w:eastAsia="Times New Roman" w:hAnsi="Arial" w:cs="Arial"/>
            <w:sz w:val="22"/>
            <w:szCs w:val="22"/>
          </w:rPr>
          <w:t>On daily basis, we navigate through sensory environments with vastly different statistics. As we exit a coffee shop onto a crowded street, the acoustic environment changes contrast from low to high. The efficient coding hypothesis predicts that as acoustic contrast shifts, neurons throughout the auditory pathway adjust their sensitivity, so as to match the dynamic range of their response to that of the stimulus statistical distribution. This process would allow us to keep hearing our conversation partner. Multiple studies have demonstrated that indeed, neurons throughout the auditory pathway exhibit contrast adaptation. However, whether contrast adaptation plays a role in auditory behavior has not been previously examined directly. In this study, we directly linked the neuronal contrast gain control to auditory behavior.</w:t>
        </w:r>
      </w:ins>
    </w:p>
    <w:p w14:paraId="5C6E5899" w14:textId="77777777" w:rsidR="005B538C" w:rsidRPr="005B538C" w:rsidRDefault="005B538C" w:rsidP="005B538C">
      <w:pPr>
        <w:jc w:val="both"/>
        <w:rPr>
          <w:ins w:id="146" w:author="Maria Neimark Geffen" w:date="2021-04-27T13:41:00Z"/>
          <w:rFonts w:ascii="Arial" w:eastAsia="Times New Roman" w:hAnsi="Arial" w:cs="Arial"/>
          <w:sz w:val="22"/>
          <w:szCs w:val="22"/>
        </w:rPr>
      </w:pPr>
    </w:p>
    <w:p w14:paraId="1049DA19" w14:textId="77777777" w:rsidR="005B538C" w:rsidRPr="005B538C" w:rsidRDefault="005B538C">
      <w:pPr>
        <w:ind w:firstLine="720"/>
        <w:jc w:val="both"/>
        <w:rPr>
          <w:ins w:id="147" w:author="Maria Neimark Geffen" w:date="2021-04-27T13:41:00Z"/>
          <w:rFonts w:ascii="Arial" w:eastAsia="Times New Roman" w:hAnsi="Arial" w:cs="Arial"/>
          <w:sz w:val="22"/>
          <w:szCs w:val="22"/>
        </w:rPr>
        <w:pPrChange w:id="148" w:author="Maria Neimark Geffen" w:date="2021-04-27T13:41:00Z">
          <w:pPr>
            <w:jc w:val="both"/>
          </w:pPr>
        </w:pPrChange>
      </w:pPr>
      <w:ins w:id="149" w:author="Maria Neimark Geffen" w:date="2021-04-27T13:41:00Z">
        <w:r w:rsidRPr="005B538C">
          <w:rPr>
            <w:rFonts w:ascii="Arial" w:eastAsia="Times New Roman" w:hAnsi="Arial" w:cs="Arial"/>
            <w:sz w:val="22"/>
            <w:szCs w:val="22"/>
          </w:rPr>
          <w:t>To tackle this complex question, we first developed a normative framework that allowed us to make specific predictions for behavioral performance as expected by contrast gain control. The model predicted that (1) The detection threshold of a target in noise under low contrast should be lower than under high contrast;(2) Upon shift of background noise contrast, detection improves upon transition from high to low contrast, but is impaired upon transition from low to high contrast; and (3) The time contrast for this change in detection performance is slower for transition from high to low contrast than from low to high contrast. To test these predictions, we trained mice to detect a target in noise background, as noise contrast shifted from low to high or from high to low. As predicted by the normative model, mice exhibited a lower threshold for detecting targets in low as compared to high background. They also exhibited a decrease in detection of tones in high contrast background, and in increase in detection of tones in low contrast background over time. This shift occurred faster in high contrast, as compared to low contrast backgrounds. We furthermore found that AC is necessary for the detection task, and that AC activity reflected the behavioral shifts. Combined, our results provide evidence for the relevance of efficient coding in auditory behavior.</w:t>
        </w:r>
      </w:ins>
    </w:p>
    <w:p w14:paraId="7C40B5DD" w14:textId="77777777" w:rsidR="005B538C" w:rsidRPr="005B538C" w:rsidRDefault="005B538C" w:rsidP="005B538C">
      <w:pPr>
        <w:jc w:val="both"/>
        <w:rPr>
          <w:ins w:id="150" w:author="Maria Neimark Geffen" w:date="2021-04-27T13:41:00Z"/>
          <w:rFonts w:ascii="Arial" w:eastAsia="Times New Roman" w:hAnsi="Arial" w:cs="Arial"/>
          <w:sz w:val="22"/>
          <w:szCs w:val="22"/>
        </w:rPr>
      </w:pPr>
    </w:p>
    <w:p w14:paraId="598DD5BF" w14:textId="77777777" w:rsidR="005B538C" w:rsidRPr="005B538C" w:rsidRDefault="005B538C">
      <w:pPr>
        <w:ind w:firstLine="720"/>
        <w:jc w:val="both"/>
        <w:rPr>
          <w:ins w:id="151" w:author="Maria Neimark Geffen" w:date="2021-04-27T13:41:00Z"/>
          <w:rFonts w:ascii="Arial" w:eastAsia="Times New Roman" w:hAnsi="Arial" w:cs="Arial"/>
          <w:sz w:val="22"/>
          <w:szCs w:val="22"/>
        </w:rPr>
        <w:pPrChange w:id="152" w:author="Maria Neimark Geffen" w:date="2021-04-27T13:41:00Z">
          <w:pPr>
            <w:jc w:val="both"/>
          </w:pPr>
        </w:pPrChange>
      </w:pPr>
      <w:commentRangeStart w:id="153"/>
      <w:ins w:id="154" w:author="Maria Neimark Geffen" w:date="2021-04-27T13:41:00Z">
        <w:r w:rsidRPr="005B538C">
          <w:rPr>
            <w:rFonts w:ascii="Arial" w:eastAsia="Times New Roman" w:hAnsi="Arial" w:cs="Arial"/>
            <w:sz w:val="22"/>
            <w:szCs w:val="22"/>
          </w:rPr>
          <w:t xml:space="preserve">Neurons throughout the auditory </w:t>
        </w:r>
        <w:commentRangeEnd w:id="153"/>
        <w:r w:rsidRPr="005B538C">
          <w:rPr>
            <w:rFonts w:ascii="Arial" w:eastAsia="Times New Roman" w:hAnsi="Arial" w:cs="Arial"/>
            <w:sz w:val="22"/>
            <w:szCs w:val="22"/>
          </w:rPr>
          <w:commentReference w:id="153"/>
        </w:r>
        <w:r w:rsidRPr="005B538C">
          <w:rPr>
            <w:rFonts w:ascii="Arial" w:eastAsia="Times New Roman" w:hAnsi="Arial" w:cs="Arial"/>
            <w:sz w:val="22"/>
            <w:szCs w:val="22"/>
          </w:rPr>
          <w:t>system adapt to the statistics of the acoustic environment, including distribution of stimuli over time (</w:t>
        </w:r>
        <w:proofErr w:type="spellStart"/>
        <w:r w:rsidRPr="005B538C">
          <w:rPr>
            <w:rFonts w:ascii="Arial" w:eastAsia="Times New Roman" w:hAnsi="Arial" w:cs="Arial"/>
            <w:sz w:val="22"/>
            <w:szCs w:val="22"/>
          </w:rPr>
          <w:t>Ulanovsky</w:t>
        </w:r>
        <w:proofErr w:type="spellEnd"/>
        <w:r w:rsidRPr="005B538C">
          <w:rPr>
            <w:rFonts w:ascii="Arial" w:eastAsia="Times New Roman" w:hAnsi="Arial" w:cs="Arial"/>
            <w:sz w:val="22"/>
            <w:szCs w:val="22"/>
          </w:rPr>
          <w:t xml:space="preserve">, etc.), sound level, sound timing, and more complex sound patterns. </w:t>
        </w:r>
        <w:r w:rsidRPr="005B538C">
          <w:rPr>
            <w:rFonts w:ascii="Arial" w:eastAsia="Times New Roman" w:hAnsi="Arial" w:cs="Arial"/>
            <w:sz w:val="22"/>
            <w:szCs w:val="22"/>
          </w:rPr>
          <w:lastRenderedPageBreak/>
          <w:t>In the auditory system adaptation to mean sound pressure level is present already at the level of the auditory nerve. Furthermore, context-dependent adaptation is manifested across temporal and spectral regularities, as for example with two tone suppression. In this study, we focused on contrast gain control as a fundamental statistical adaptation that relates to efficient coding: The responses are adjusted to the distribution of the stimulus intensities, not just the meads. Drawing on a normative model for making predictions for behavioral performance is a powerful approach for testing the key expectations of efficient coding. Because a normative model does not make any assumptions about the neuronal responses, but rather serves to maximize the information between the response and the stimulus, it can be generalized to different levels of stimulus complexity. The behavioral effects of auditory adaptation likely extend to more complex forms of statistical regularities, and likely underlies many behavioral effects measured in humans.</w:t>
        </w:r>
      </w:ins>
    </w:p>
    <w:p w14:paraId="314DE0F8" w14:textId="77777777" w:rsidR="005B538C" w:rsidRPr="005B538C" w:rsidRDefault="005B538C" w:rsidP="005B538C">
      <w:pPr>
        <w:jc w:val="both"/>
        <w:rPr>
          <w:ins w:id="155" w:author="Maria Neimark Geffen" w:date="2021-04-27T13:41:00Z"/>
          <w:rFonts w:ascii="Arial" w:eastAsia="Times New Roman" w:hAnsi="Arial" w:cs="Arial"/>
          <w:sz w:val="22"/>
          <w:szCs w:val="22"/>
        </w:rPr>
      </w:pPr>
    </w:p>
    <w:p w14:paraId="13BC691B" w14:textId="77777777" w:rsidR="005B538C" w:rsidRPr="005B538C" w:rsidRDefault="005B538C">
      <w:pPr>
        <w:ind w:firstLine="720"/>
        <w:jc w:val="both"/>
        <w:rPr>
          <w:ins w:id="156" w:author="Maria Neimark Geffen" w:date="2021-04-27T13:41:00Z"/>
          <w:rFonts w:ascii="Arial" w:eastAsia="Times New Roman" w:hAnsi="Arial" w:cs="Arial"/>
          <w:sz w:val="22"/>
          <w:szCs w:val="22"/>
        </w:rPr>
        <w:pPrChange w:id="157" w:author="Maria Neimark Geffen" w:date="2021-04-27T13:41:00Z">
          <w:pPr>
            <w:jc w:val="both"/>
          </w:pPr>
        </w:pPrChange>
      </w:pPr>
      <w:commentRangeStart w:id="158"/>
      <w:ins w:id="159" w:author="Maria Neimark Geffen" w:date="2021-04-27T13:41:00Z">
        <w:r w:rsidRPr="005B538C">
          <w:rPr>
            <w:rFonts w:ascii="Arial" w:eastAsia="Times New Roman" w:hAnsi="Arial" w:cs="Arial"/>
            <w:sz w:val="22"/>
            <w:szCs w:val="22"/>
          </w:rPr>
          <w:t xml:space="preserve">Contrast adaptation </w:t>
        </w:r>
        <w:commentRangeEnd w:id="158"/>
        <w:r w:rsidRPr="005B538C">
          <w:rPr>
            <w:rFonts w:ascii="Arial" w:eastAsia="Times New Roman" w:hAnsi="Arial" w:cs="Arial"/>
            <w:sz w:val="22"/>
            <w:szCs w:val="22"/>
          </w:rPr>
          <w:commentReference w:id="158"/>
        </w:r>
        <w:r w:rsidRPr="005B538C">
          <w:rPr>
            <w:rFonts w:ascii="Arial" w:eastAsia="Times New Roman" w:hAnsi="Arial" w:cs="Arial"/>
            <w:sz w:val="22"/>
            <w:szCs w:val="22"/>
          </w:rPr>
          <w:t xml:space="preserve">has been found at multiple stages in the auditory system, including the inferior colliculus, the medial geniculate nucleus and the auditory cortex. We focused on the auditory cortex, as we found that its inactivation selectively impaired the detection of target in noise background. Importantly, cortical inactivation did not impair performance in detection of target without background (Figure XX), therefore confirming that cortical inactivation is not generally required for detection behavior. Our findings are consistent with multiple previous studies, which found that the auditory cortex is not requires for performance in simple tasks but is required for more complex behavioral tasks. In fact, whether AC is required for a specific auditory behavior depends not simply on the stimulus selection, but how differentiable stimuli are from each other at the level of population cortical activity (Wood, 2021). AC neurons exhibit slower time scales of contrast adaptation than the auditory thalamus or the inferior colliculus. For behaviors that use more simple tasks or stimuli, we therefore expect the relevant time scales for those effects to be more consistent with the faster adaptation at earlier stages of the auditory system. </w:t>
        </w:r>
      </w:ins>
    </w:p>
    <w:p w14:paraId="3E18F093" w14:textId="77777777" w:rsidR="005B538C" w:rsidRPr="005B538C" w:rsidRDefault="005B538C" w:rsidP="005B538C">
      <w:pPr>
        <w:jc w:val="both"/>
        <w:rPr>
          <w:ins w:id="160" w:author="Maria Neimark Geffen" w:date="2021-04-27T13:41:00Z"/>
          <w:rFonts w:ascii="Arial" w:eastAsia="Times New Roman" w:hAnsi="Arial" w:cs="Arial"/>
          <w:sz w:val="22"/>
          <w:szCs w:val="22"/>
        </w:rPr>
      </w:pPr>
    </w:p>
    <w:p w14:paraId="5DD200FB" w14:textId="77777777" w:rsidR="005B538C" w:rsidRPr="005B538C" w:rsidRDefault="005B538C">
      <w:pPr>
        <w:ind w:firstLine="720"/>
        <w:jc w:val="both"/>
        <w:rPr>
          <w:ins w:id="161" w:author="Maria Neimark Geffen" w:date="2021-04-27T13:41:00Z"/>
          <w:rFonts w:ascii="Arial" w:eastAsia="Times New Roman" w:hAnsi="Arial" w:cs="Arial"/>
          <w:sz w:val="22"/>
          <w:szCs w:val="22"/>
        </w:rPr>
        <w:pPrChange w:id="162" w:author="Maria Neimark Geffen" w:date="2021-04-27T13:41:00Z">
          <w:pPr>
            <w:jc w:val="both"/>
          </w:pPr>
        </w:pPrChange>
      </w:pPr>
      <w:ins w:id="163" w:author="Maria Neimark Geffen" w:date="2021-04-27T13:41:00Z">
        <w:r w:rsidRPr="005B538C">
          <w:rPr>
            <w:rFonts w:ascii="Arial" w:eastAsia="Times New Roman" w:hAnsi="Arial" w:cs="Arial"/>
            <w:sz w:val="22"/>
            <w:szCs w:val="22"/>
          </w:rPr>
          <w:t xml:space="preserve">Whereas previous studies largely studied the behavioral or psychophysical performance separately from the neuronal activity, which was recorded in anesthetized or passive subjects, we were able to record neuronal responses during the behavioral task. Not only is this important to control for the level of arousal and attention, that can dramatically alter responses in AC (REF), but also we were able to test for a statistical relationship between the effects of contrast on neuronal encoding and behavioral performance within subjects and within sessions. As the behavioral performance differed across subjects and sessions, we were able to identify a correlation between the gain control at the neuronal and at behavioral level (Figure XX). The high variability in performance between subjects can be used to disentangle the role of neuronal activity in a task (Aizenberg, 2013, Wood, 2015). We therefore consider within subject tests to be critical to linking neuronal circuits to behavior. </w:t>
        </w:r>
      </w:ins>
    </w:p>
    <w:p w14:paraId="5C7C8542" w14:textId="77777777" w:rsidR="005B538C" w:rsidRPr="005B538C" w:rsidRDefault="005B538C" w:rsidP="005B538C">
      <w:pPr>
        <w:jc w:val="both"/>
        <w:rPr>
          <w:ins w:id="164" w:author="Maria Neimark Geffen" w:date="2021-04-27T13:41:00Z"/>
          <w:rFonts w:ascii="Arial" w:eastAsia="Times New Roman" w:hAnsi="Arial" w:cs="Arial"/>
          <w:sz w:val="22"/>
          <w:szCs w:val="22"/>
        </w:rPr>
      </w:pPr>
    </w:p>
    <w:p w14:paraId="30111A48" w14:textId="77777777" w:rsidR="005B538C" w:rsidRPr="005B538C" w:rsidRDefault="005B538C">
      <w:pPr>
        <w:ind w:firstLine="720"/>
        <w:jc w:val="both"/>
        <w:rPr>
          <w:ins w:id="165" w:author="Maria Neimark Geffen" w:date="2021-04-27T13:41:00Z"/>
          <w:rFonts w:ascii="Arial" w:eastAsia="Times New Roman" w:hAnsi="Arial" w:cs="Arial"/>
          <w:sz w:val="22"/>
          <w:szCs w:val="22"/>
        </w:rPr>
        <w:pPrChange w:id="166" w:author="Maria Neimark Geffen" w:date="2021-04-27T13:41:00Z">
          <w:pPr>
            <w:jc w:val="both"/>
          </w:pPr>
        </w:pPrChange>
      </w:pPr>
      <w:ins w:id="167" w:author="Maria Neimark Geffen" w:date="2021-04-27T13:41:00Z">
        <w:r w:rsidRPr="005B538C">
          <w:rPr>
            <w:rFonts w:ascii="Arial" w:eastAsia="Times New Roman" w:hAnsi="Arial" w:cs="Arial"/>
            <w:sz w:val="22"/>
            <w:szCs w:val="22"/>
          </w:rPr>
          <w:t xml:space="preserve">Methodologically, another important decision in task design was the selection of background sounds to be dynamic random chords – a stimulus that has traditionally been used to map the complex </w:t>
        </w:r>
        <w:proofErr w:type="spellStart"/>
        <w:r w:rsidRPr="005B538C">
          <w:rPr>
            <w:rFonts w:ascii="Arial" w:eastAsia="Times New Roman" w:hAnsi="Arial" w:cs="Arial"/>
            <w:sz w:val="22"/>
            <w:szCs w:val="22"/>
          </w:rPr>
          <w:t>spectro</w:t>
        </w:r>
        <w:proofErr w:type="spellEnd"/>
        <w:r w:rsidRPr="005B538C">
          <w:rPr>
            <w:rFonts w:ascii="Arial" w:eastAsia="Times New Roman" w:hAnsi="Arial" w:cs="Arial"/>
            <w:sz w:val="22"/>
            <w:szCs w:val="22"/>
          </w:rPr>
          <w:t>-temporal receptive fields of neurons. These stimuli have the advantage of presenting a distribution of intensity values drawn from a Gaussian distribution within each of the frequency bands. As such, it is possible to reconstruct the modulation filter that predicts the neuronal responses. We used this stimulus to fit a full model of neuronal responses. To incorporate the contrast change to the model of neuronal activity, we included a set of predictors for temporally delayed contrast changes (REF), similar to previous work (David, 2018). Particularly attention was paid to build a non-linearity over the potentially asymmetric effects of shifts to low or to high contrast (Figure XX). The selection of background sound should therefore be carefully considered in experimental design in order to build predictive models of neuronal responses.</w:t>
        </w:r>
      </w:ins>
    </w:p>
    <w:p w14:paraId="1B2A05D0" w14:textId="77777777" w:rsidR="005B538C" w:rsidRPr="005B538C" w:rsidRDefault="005B538C" w:rsidP="005B538C">
      <w:pPr>
        <w:jc w:val="both"/>
        <w:rPr>
          <w:ins w:id="168" w:author="Maria Neimark Geffen" w:date="2021-04-27T13:41:00Z"/>
          <w:rFonts w:ascii="Arial" w:eastAsia="Times New Roman" w:hAnsi="Arial" w:cs="Arial"/>
          <w:sz w:val="22"/>
          <w:szCs w:val="22"/>
        </w:rPr>
      </w:pPr>
    </w:p>
    <w:p w14:paraId="362DC53E" w14:textId="77777777" w:rsidR="005B538C" w:rsidRPr="005B538C" w:rsidRDefault="005B538C">
      <w:pPr>
        <w:ind w:firstLine="720"/>
        <w:jc w:val="both"/>
        <w:rPr>
          <w:ins w:id="169" w:author="Maria Neimark Geffen" w:date="2021-04-27T13:41:00Z"/>
          <w:rFonts w:ascii="Arial" w:eastAsia="Times New Roman" w:hAnsi="Arial" w:cs="Arial"/>
          <w:sz w:val="22"/>
          <w:szCs w:val="22"/>
        </w:rPr>
        <w:pPrChange w:id="170" w:author="Maria Neimark Geffen" w:date="2021-04-27T13:41:00Z">
          <w:pPr>
            <w:jc w:val="both"/>
          </w:pPr>
        </w:pPrChange>
      </w:pPr>
      <w:ins w:id="171" w:author="Maria Neimark Geffen" w:date="2021-04-27T13:41:00Z">
        <w:r w:rsidRPr="005B538C">
          <w:rPr>
            <w:rFonts w:ascii="Arial" w:eastAsia="Times New Roman" w:hAnsi="Arial" w:cs="Arial"/>
            <w:sz w:val="22"/>
            <w:szCs w:val="22"/>
          </w:rPr>
          <w:t xml:space="preserve">One limitation of the present study is the limited number of neurons that were recorded simultaneously. We used chronically implanted custom-built </w:t>
        </w:r>
        <w:proofErr w:type="spellStart"/>
        <w:r w:rsidRPr="005B538C">
          <w:rPr>
            <w:rFonts w:ascii="Arial" w:eastAsia="Times New Roman" w:hAnsi="Arial" w:cs="Arial"/>
            <w:sz w:val="22"/>
            <w:szCs w:val="22"/>
          </w:rPr>
          <w:t>microdrives</w:t>
        </w:r>
        <w:proofErr w:type="spellEnd"/>
        <w:r w:rsidRPr="005B538C">
          <w:rPr>
            <w:rFonts w:ascii="Arial" w:eastAsia="Times New Roman" w:hAnsi="Arial" w:cs="Arial"/>
            <w:sz w:val="22"/>
            <w:szCs w:val="22"/>
          </w:rPr>
          <w:t xml:space="preserve"> along with the </w:t>
        </w:r>
        <w:proofErr w:type="spellStart"/>
        <w:r w:rsidRPr="005B538C">
          <w:rPr>
            <w:rFonts w:ascii="Arial" w:eastAsia="Times New Roman" w:hAnsi="Arial" w:cs="Arial"/>
            <w:sz w:val="22"/>
            <w:szCs w:val="22"/>
          </w:rPr>
          <w:t>Openephys</w:t>
        </w:r>
        <w:proofErr w:type="spellEnd"/>
        <w:r w:rsidRPr="005B538C">
          <w:rPr>
            <w:rFonts w:ascii="Arial" w:eastAsia="Times New Roman" w:hAnsi="Arial" w:cs="Arial"/>
            <w:sz w:val="22"/>
            <w:szCs w:val="22"/>
          </w:rPr>
          <w:t xml:space="preserve"> system, which allowed us to record from up to XX neurons for over XX sessions/days. The primary auditory cortex in the mouse comprises several hundreds of thousands of neurons. Therefore, whereas our results exhibit strong correlation at a small population level, recordings with recently developed probes such as </w:t>
        </w:r>
        <w:proofErr w:type="spellStart"/>
        <w:r w:rsidRPr="005B538C">
          <w:rPr>
            <w:rFonts w:ascii="Arial" w:eastAsia="Times New Roman" w:hAnsi="Arial" w:cs="Arial"/>
            <w:sz w:val="22"/>
            <w:szCs w:val="22"/>
          </w:rPr>
          <w:t>Neuropixels</w:t>
        </w:r>
        <w:proofErr w:type="spellEnd"/>
        <w:r w:rsidRPr="005B538C">
          <w:rPr>
            <w:rFonts w:ascii="Arial" w:eastAsia="Times New Roman" w:hAnsi="Arial" w:cs="Arial"/>
            <w:sz w:val="22"/>
            <w:szCs w:val="22"/>
          </w:rPr>
          <w:t xml:space="preserve"> will likely yield more comprehensive sets of data.</w:t>
        </w:r>
      </w:ins>
    </w:p>
    <w:p w14:paraId="14F4BCB5" w14:textId="77777777" w:rsidR="005B538C" w:rsidRPr="005B538C" w:rsidRDefault="005B538C" w:rsidP="005B538C">
      <w:pPr>
        <w:jc w:val="both"/>
        <w:rPr>
          <w:ins w:id="172" w:author="Maria Neimark Geffen" w:date="2021-04-27T13:41:00Z"/>
          <w:rFonts w:ascii="Arial" w:eastAsia="Times New Roman" w:hAnsi="Arial" w:cs="Arial"/>
          <w:sz w:val="22"/>
          <w:szCs w:val="22"/>
        </w:rPr>
      </w:pPr>
    </w:p>
    <w:p w14:paraId="0BF835C9" w14:textId="77777777" w:rsidR="005B538C" w:rsidRPr="005B538C" w:rsidRDefault="005B538C">
      <w:pPr>
        <w:ind w:firstLine="720"/>
        <w:jc w:val="both"/>
        <w:rPr>
          <w:ins w:id="173" w:author="Maria Neimark Geffen" w:date="2021-04-27T13:41:00Z"/>
          <w:rFonts w:ascii="Arial" w:eastAsia="Times New Roman" w:hAnsi="Arial" w:cs="Arial"/>
          <w:sz w:val="22"/>
          <w:szCs w:val="22"/>
        </w:rPr>
        <w:pPrChange w:id="174" w:author="Maria Neimark Geffen" w:date="2021-04-27T13:41:00Z">
          <w:pPr>
            <w:jc w:val="both"/>
          </w:pPr>
        </w:pPrChange>
      </w:pPr>
      <w:ins w:id="175" w:author="Maria Neimark Geffen" w:date="2021-04-27T13:41:00Z">
        <w:r w:rsidRPr="005B538C">
          <w:rPr>
            <w:rFonts w:ascii="Arial" w:eastAsia="Times New Roman" w:hAnsi="Arial" w:cs="Arial"/>
            <w:sz w:val="22"/>
            <w:szCs w:val="22"/>
          </w:rPr>
          <w:t xml:space="preserve">An important question left unanswered is the potential differences between different types of neurons in the auditory cortex. We have likely recorded from a population of excitatory and inhibitory neurons. Different inhibitory neuronal subtypes exhibit specific roles in adaptation. For example, somatostatin-positive inhibitory </w:t>
        </w:r>
        <w:r w:rsidRPr="005B538C">
          <w:rPr>
            <w:rFonts w:ascii="Arial" w:eastAsia="Times New Roman" w:hAnsi="Arial" w:cs="Arial"/>
            <w:sz w:val="22"/>
            <w:szCs w:val="22"/>
          </w:rPr>
          <w:lastRenderedPageBreak/>
          <w:t>neurons have been implicated in temporal and stimulus-specific adaptation, and along with parvalbumin-positive neurons facilitate two-tone suppression. It is plausible that specific inhibitory neuronal subtypes facilitate contrast adaptation in the auditory cortex, whereas other contribute to target detection and behavioral choice. These questions can be explored in future studies that use optical identification of specific neuronal cell types in similar behavior.</w:t>
        </w:r>
      </w:ins>
    </w:p>
    <w:p w14:paraId="2CBD764D" w14:textId="1A408214" w:rsidR="00BE2DDF" w:rsidRPr="003A75F6" w:rsidDel="005B538C" w:rsidRDefault="00BE2DDF">
      <w:pPr>
        <w:jc w:val="both"/>
        <w:rPr>
          <w:ins w:id="176" w:author="Ben Geffen" w:date="2021-04-20T14:43:00Z"/>
          <w:del w:id="177" w:author="Maria Neimark Geffen" w:date="2021-04-27T13:41:00Z"/>
          <w:rFonts w:ascii="Arial" w:eastAsia="Times New Roman" w:hAnsi="Arial" w:cs="Arial"/>
          <w:sz w:val="22"/>
          <w:szCs w:val="22"/>
        </w:rPr>
        <w:pPrChange w:id="178" w:author="Ben Geffen" w:date="2021-04-20T14:43:00Z">
          <w:pPr>
            <w:ind w:firstLine="720"/>
            <w:jc w:val="both"/>
          </w:pPr>
        </w:pPrChange>
      </w:pPr>
    </w:p>
    <w:p w14:paraId="2A68A618" w14:textId="44AD40ED" w:rsidR="002C1CCB" w:rsidDel="005B538C" w:rsidRDefault="002C1CCB" w:rsidP="002C1CCB">
      <w:pPr>
        <w:ind w:firstLine="720"/>
        <w:jc w:val="both"/>
        <w:rPr>
          <w:ins w:id="179" w:author="Ben Geffen" w:date="2021-04-20T14:43:00Z"/>
          <w:del w:id="180" w:author="Maria Neimark Geffen" w:date="2021-04-27T13:41:00Z"/>
          <w:rFonts w:ascii="Arial" w:eastAsia="Times New Roman" w:hAnsi="Arial" w:cs="Arial"/>
          <w:color w:val="000000"/>
          <w:sz w:val="22"/>
          <w:szCs w:val="22"/>
        </w:rPr>
      </w:pPr>
      <w:ins w:id="181" w:author="Ben Geffen" w:date="2021-04-20T14:43:00Z">
        <w:del w:id="182" w:author="Maria Neimark Geffen" w:date="2021-04-27T13:41:00Z">
          <w:r w:rsidRPr="003A75F6" w:rsidDel="005B538C">
            <w:rPr>
              <w:rFonts w:ascii="Arial" w:eastAsia="Times New Roman" w:hAnsi="Arial" w:cs="Arial"/>
              <w:color w:val="000000"/>
              <w:sz w:val="22"/>
              <w:szCs w:val="22"/>
            </w:rPr>
            <w:delText xml:space="preserve">Every sensory system demonstrates adaptation to first-order stimulus features, such as the mean level of stimulation [cite visual, auditory, somatosensory, olfactory] and the variability around the mean, which we will refer to as stimulus contrast [cite visual, auditory, olfactory, spatial]. Adaptation to contrast is </w:delText>
          </w:r>
          <w:r w:rsidDel="005B538C">
            <w:rPr>
              <w:rFonts w:ascii="Arial" w:eastAsia="Times New Roman" w:hAnsi="Arial" w:cs="Arial"/>
              <w:color w:val="000000"/>
              <w:sz w:val="22"/>
              <w:szCs w:val="22"/>
            </w:rPr>
            <w:delText>expressed as a</w:delText>
          </w:r>
          <w:r w:rsidRPr="003A75F6" w:rsidDel="005B538C">
            <w:rPr>
              <w:rFonts w:ascii="Arial" w:eastAsia="Times New Roman" w:hAnsi="Arial" w:cs="Arial"/>
              <w:color w:val="000000"/>
              <w:sz w:val="22"/>
              <w:szCs w:val="22"/>
            </w:rPr>
            <w:delText xml:space="preserve"> changes in </w:delText>
          </w:r>
          <w:r w:rsidDel="005B538C">
            <w:rPr>
              <w:rFonts w:ascii="Arial" w:eastAsia="Times New Roman" w:hAnsi="Arial" w:cs="Arial"/>
              <w:color w:val="000000"/>
              <w:sz w:val="22"/>
              <w:szCs w:val="22"/>
            </w:rPr>
            <w:delText>response sensitivity</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that</w:delText>
          </w:r>
          <w:r w:rsidRPr="003A75F6" w:rsidDel="005B538C">
            <w:rPr>
              <w:rFonts w:ascii="Arial" w:eastAsia="Times New Roman" w:hAnsi="Arial" w:cs="Arial"/>
              <w:color w:val="000000"/>
              <w:sz w:val="22"/>
              <w:szCs w:val="22"/>
            </w:rPr>
            <w:delText xml:space="preserve"> neurons adjust the slope of their input-output function to better match their dynamic range to that of the stimulus. This phenomenon is called contrast gain control. Contrast gain control results in robust and wide-spread changes in neural sensitivity, yet little is known about how it impacts cortical responses to behaviorally relevant stimuli, and what impact this adaptation has on perception.</w:delText>
          </w:r>
        </w:del>
      </w:ins>
    </w:p>
    <w:p w14:paraId="0BB8BFAA" w14:textId="179C24DB" w:rsidR="002C1CCB" w:rsidDel="005B538C" w:rsidRDefault="002C1CCB" w:rsidP="002C1CCB">
      <w:pPr>
        <w:ind w:firstLine="720"/>
        <w:jc w:val="both"/>
        <w:rPr>
          <w:ins w:id="183" w:author="Ben Geffen" w:date="2021-04-20T14:43:00Z"/>
          <w:del w:id="184" w:author="Maria Neimark Geffen" w:date="2021-04-27T13:41:00Z"/>
          <w:rFonts w:ascii="Arial" w:eastAsia="Times New Roman" w:hAnsi="Arial" w:cs="Arial"/>
          <w:color w:val="000000"/>
          <w:sz w:val="22"/>
          <w:szCs w:val="22"/>
        </w:rPr>
      </w:pPr>
      <w:ins w:id="185" w:author="Ben Geffen" w:date="2021-04-20T14:43:00Z">
        <w:del w:id="186" w:author="Maria Neimark Geffen" w:date="2021-04-27T13:41:00Z">
          <w:r w:rsidRPr="003A75F6" w:rsidDel="005B538C">
            <w:rPr>
              <w:rFonts w:ascii="Arial" w:eastAsia="Times New Roman" w:hAnsi="Arial" w:cs="Arial"/>
              <w:color w:val="000000"/>
              <w:sz w:val="22"/>
              <w:szCs w:val="22"/>
            </w:rPr>
            <w:delText xml:space="preserve">The dominant framework for understanding neural adaptation to stimulus statistics is efficient coding theory. This theory posits that under metabolic constraints, such as a limited firing rate, sensory systems adapt their responses to </w:delText>
          </w:r>
          <w:r w:rsidDel="005B538C">
            <w:rPr>
              <w:rFonts w:ascii="Arial" w:eastAsia="Times New Roman" w:hAnsi="Arial" w:cs="Arial"/>
              <w:color w:val="000000"/>
              <w:sz w:val="22"/>
              <w:szCs w:val="22"/>
            </w:rPr>
            <w:delText xml:space="preserve">optimally </w:delText>
          </w:r>
          <w:r w:rsidRPr="003A75F6" w:rsidDel="005B538C">
            <w:rPr>
              <w:rFonts w:ascii="Arial" w:eastAsia="Times New Roman" w:hAnsi="Arial" w:cs="Arial"/>
              <w:color w:val="000000"/>
              <w:sz w:val="22"/>
              <w:szCs w:val="22"/>
            </w:rPr>
            <w:delText xml:space="preserve">transmit information about the stimulus. </w:delText>
          </w:r>
          <w:r w:rsidDel="005B538C">
            <w:rPr>
              <w:rFonts w:ascii="Arial" w:eastAsia="Times New Roman" w:hAnsi="Arial" w:cs="Arial"/>
              <w:color w:val="000000"/>
              <w:sz w:val="22"/>
              <w:szCs w:val="22"/>
            </w:rPr>
            <w:delText>With contrast adaptation</w:delText>
          </w:r>
          <w:r w:rsidRPr="003A75F6" w:rsidDel="005B538C">
            <w:rPr>
              <w:rFonts w:ascii="Arial" w:eastAsia="Times New Roman" w:hAnsi="Arial" w:cs="Arial"/>
              <w:color w:val="000000"/>
              <w:sz w:val="22"/>
              <w:szCs w:val="22"/>
            </w:rPr>
            <w:delText>, modulating the slope of the neural response function allows individual neurons to match their limited firing rate to the range of the stimulus</w:delText>
          </w:r>
          <w:r w:rsidDel="005B538C">
            <w:rPr>
              <w:rFonts w:ascii="Arial" w:eastAsia="Times New Roman" w:hAnsi="Arial" w:cs="Arial"/>
              <w:color w:val="000000"/>
              <w:sz w:val="22"/>
              <w:szCs w:val="22"/>
            </w:rPr>
            <w:delTex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adaptation</w:delText>
          </w:r>
          <w:r w:rsidRPr="003A75F6" w:rsidDel="005B538C">
            <w:rPr>
              <w:rFonts w:ascii="Arial" w:eastAsia="Times New Roman" w:hAnsi="Arial" w:cs="Arial"/>
              <w:color w:val="000000"/>
              <w:sz w:val="22"/>
              <w:szCs w:val="22"/>
            </w:rPr>
            <w:delText xml:space="preserve"> maximizes the amount of information transmitted about the stimulus, particularly </w:delText>
          </w:r>
          <w:r w:rsidDel="005B538C">
            <w:rPr>
              <w:rFonts w:ascii="Arial" w:eastAsia="Times New Roman" w:hAnsi="Arial" w:cs="Arial"/>
              <w:color w:val="000000"/>
              <w:sz w:val="22"/>
              <w:szCs w:val="22"/>
            </w:rPr>
            <w:delText>if gain can adapt to changes in contrast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M</w:delText>
          </w:r>
          <w:r w:rsidRPr="003A75F6" w:rsidDel="005B538C">
            <w:rPr>
              <w:rFonts w:ascii="Arial" w:eastAsia="Times New Roman" w:hAnsi="Arial" w:cs="Arial"/>
              <w:color w:val="000000"/>
              <w:sz w:val="22"/>
              <w:szCs w:val="22"/>
            </w:rPr>
            <w:delText xml:space="preserve">odels of efficient contrast estimation predict asymmetries in the dynamics of stimulus information following increases or decreases in contrast [cite DeWeese, Wiktor, etc]. </w:delText>
          </w:r>
          <w:r w:rsidDel="005B538C">
            <w:rPr>
              <w:rFonts w:ascii="Arial" w:eastAsia="Times New Roman" w:hAnsi="Arial" w:cs="Arial"/>
              <w:color w:val="000000"/>
              <w:sz w:val="22"/>
              <w:szCs w:val="22"/>
            </w:rPr>
            <w:tab/>
          </w:r>
        </w:del>
      </w:ins>
    </w:p>
    <w:p w14:paraId="499D812C" w14:textId="2BD4DDA6" w:rsidR="002C1CCB" w:rsidRPr="00481A68" w:rsidDel="005B538C" w:rsidRDefault="002C1CCB" w:rsidP="002C1CCB">
      <w:pPr>
        <w:ind w:firstLine="720"/>
        <w:jc w:val="both"/>
        <w:rPr>
          <w:ins w:id="187" w:author="Ben Geffen" w:date="2021-04-20T14:43:00Z"/>
          <w:del w:id="188" w:author="Maria Neimark Geffen" w:date="2021-04-27T13:41:00Z"/>
          <w:rFonts w:ascii="Arial" w:eastAsia="Times New Roman" w:hAnsi="Arial" w:cs="Arial"/>
          <w:color w:val="000000"/>
          <w:sz w:val="22"/>
          <w:szCs w:val="22"/>
        </w:rPr>
      </w:pPr>
      <w:ins w:id="189" w:author="Ben Geffen" w:date="2021-04-20T14:43:00Z">
        <w:del w:id="190" w:author="Maria Neimark Geffen" w:date="2021-04-27T13:41:00Z">
          <w:r w:rsidDel="005B538C">
            <w:rPr>
              <w:rFonts w:ascii="Arial" w:eastAsia="Times New Roman" w:hAnsi="Arial" w:cs="Arial"/>
              <w:color w:val="000000"/>
              <w:sz w:val="22"/>
              <w:szCs w:val="22"/>
            </w:rPr>
            <w:delText>Neurons throughout the auditory system adapt to the statistics of the acoustic environment. Neurons in the auditory cortex exhibit adaptation to the contrast of the stimulus. Interestingly,  AC neurons exhibit differences</w:delText>
          </w:r>
          <w:r w:rsidRPr="003A75F6" w:rsidDel="005B538C">
            <w:rPr>
              <w:rFonts w:ascii="Arial" w:eastAsia="Times New Roman" w:hAnsi="Arial" w:cs="Arial"/>
              <w:color w:val="000000"/>
              <w:sz w:val="22"/>
              <w:szCs w:val="22"/>
            </w:rPr>
            <w:delText xml:space="preserve"> adapt faster to high contrast than low contrast, </w:delText>
          </w:r>
          <w:r w:rsidDel="005B538C">
            <w:rPr>
              <w:rFonts w:ascii="Arial" w:eastAsia="Times New Roman" w:hAnsi="Arial" w:cs="Arial"/>
              <w:color w:val="000000"/>
              <w:sz w:val="22"/>
              <w:szCs w:val="22"/>
            </w:rPr>
            <w:delText xml:space="preserve">elicit gain control to varied temporal correlations of sounds, </w:delText>
          </w:r>
          <w:r w:rsidRPr="003A75F6" w:rsidDel="005B538C">
            <w:rPr>
              <w:rFonts w:ascii="Arial" w:eastAsia="Times New Roman" w:hAnsi="Arial" w:cs="Arial"/>
              <w:color w:val="000000"/>
              <w:sz w:val="22"/>
              <w:szCs w:val="22"/>
            </w:rPr>
            <w:delText xml:space="preserve">and, more generally, adjust their adaptation timescale to match </w:delText>
          </w:r>
          <w:r w:rsidDel="005B538C">
            <w:rPr>
              <w:rFonts w:ascii="Arial" w:eastAsia="Times New Roman" w:hAnsi="Arial" w:cs="Arial"/>
              <w:color w:val="000000"/>
              <w:sz w:val="22"/>
              <w:szCs w:val="22"/>
            </w:rPr>
            <w:delText>stimulus timescales</w:delText>
          </w:r>
          <w:r w:rsidRPr="003A75F6" w:rsidDel="005B538C">
            <w:rPr>
              <w:rFonts w:ascii="Arial" w:eastAsia="Times New Roman" w:hAnsi="Arial" w:cs="Arial"/>
              <w:color w:val="000000"/>
              <w:sz w:val="22"/>
              <w:szCs w:val="22"/>
            </w:rPr>
            <w:delText xml:space="preserve"> [fractional differentiation paper]. </w:delText>
          </w:r>
        </w:del>
      </w:ins>
    </w:p>
    <w:p w14:paraId="5BC7D063" w14:textId="394AB30C" w:rsidR="002C1CCB" w:rsidDel="005B538C" w:rsidRDefault="002C1CCB" w:rsidP="002C1CCB">
      <w:pPr>
        <w:jc w:val="both"/>
        <w:rPr>
          <w:ins w:id="191" w:author="Ben Geffen" w:date="2021-04-20T14:43:00Z"/>
          <w:del w:id="192" w:author="Maria Neimark Geffen" w:date="2021-04-27T13:41:00Z"/>
          <w:rFonts w:ascii="Arial" w:eastAsia="Times New Roman" w:hAnsi="Arial" w:cs="Arial"/>
          <w:b/>
          <w:bCs/>
          <w:color w:val="000000"/>
          <w:sz w:val="22"/>
          <w:szCs w:val="22"/>
        </w:rPr>
      </w:pPr>
      <w:ins w:id="193" w:author="Ben Geffen" w:date="2021-04-20T14:43:00Z">
        <w:del w:id="194" w:author="Maria Neimark Geffen" w:date="2021-04-27T13:41:00Z">
          <w:r w:rsidDel="005B538C">
            <w:rPr>
              <w:rFonts w:ascii="Arial" w:eastAsia="Times New Roman" w:hAnsi="Arial" w:cs="Arial"/>
              <w:color w:val="000000"/>
              <w:sz w:val="22"/>
              <w:szCs w:val="22"/>
            </w:rPr>
            <w:delText>Whereas sensory adaptation is ubiquitous across sensory modalities and brain areas (REF), supporting the efficient coding hypothesis, there is only limited evidence to date to the role of efficient coding in behavior.</w:delText>
          </w:r>
        </w:del>
      </w:ins>
    </w:p>
    <w:p w14:paraId="56D15A8C" w14:textId="3A6CD4E7" w:rsidR="002C1CCB" w:rsidDel="005B538C" w:rsidRDefault="002C1CCB" w:rsidP="000A7884">
      <w:pPr>
        <w:jc w:val="both"/>
        <w:rPr>
          <w:del w:id="195" w:author="Maria Neimark Geffen" w:date="2021-04-27T13:42:00Z"/>
          <w:rFonts w:ascii="Arial" w:eastAsia="Times New Roman" w:hAnsi="Arial" w:cs="Arial"/>
          <w:b/>
          <w:bCs/>
          <w:color w:val="000000"/>
          <w:sz w:val="22"/>
          <w:szCs w:val="22"/>
        </w:rPr>
      </w:pPr>
    </w:p>
    <w:p w14:paraId="395BA225" w14:textId="5C5718A2" w:rsidR="000A7884" w:rsidRPr="000A7884" w:rsidDel="005B538C" w:rsidRDefault="000A7884" w:rsidP="000A7884">
      <w:pPr>
        <w:jc w:val="both"/>
        <w:rPr>
          <w:del w:id="196" w:author="Maria Neimark Geffen" w:date="2021-04-27T13:42:00Z"/>
          <w:rFonts w:ascii="Arial" w:eastAsia="Times New Roman" w:hAnsi="Arial" w:cs="Arial"/>
          <w:b/>
          <w:bCs/>
          <w:color w:val="000000"/>
          <w:sz w:val="22"/>
          <w:szCs w:val="22"/>
        </w:rPr>
      </w:pPr>
      <w:del w:id="197" w:author="Maria Neimark Geffen" w:date="2021-04-27T13:42:00Z">
        <w:r w:rsidDel="005B538C">
          <w:rPr>
            <w:rFonts w:ascii="Arial" w:eastAsia="Times New Roman" w:hAnsi="Arial" w:cs="Arial"/>
            <w:b/>
            <w:bCs/>
            <w:color w:val="000000"/>
            <w:sz w:val="22"/>
            <w:szCs w:val="22"/>
          </w:rPr>
          <w:delText>TBD</w:delText>
        </w:r>
      </w:del>
    </w:p>
    <w:p w14:paraId="0B68377E" w14:textId="77777777"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8258C47" w14:textId="77777777"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14:paraId="13835FC7" w14:textId="77777777"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14:paraId="31FE22EB" w14:textId="77777777" w:rsidR="000A7884" w:rsidRPr="000A7884" w:rsidRDefault="000A7884" w:rsidP="000A7884">
      <w:pPr>
        <w:jc w:val="both"/>
        <w:rPr>
          <w:rFonts w:ascii="Arial" w:eastAsia="Times New Roman" w:hAnsi="Arial" w:cs="Arial"/>
          <w:color w:val="000000"/>
          <w:sz w:val="20"/>
          <w:szCs w:val="20"/>
        </w:rPr>
      </w:pPr>
    </w:p>
    <w:p w14:paraId="7D8E721A" w14:textId="2E1E9C5C"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ins w:id="198" w:author="Maria Neimark Geffen" w:date="2021-04-27T12:04:00Z">
        <w:r w:rsidR="00AB3F90">
          <w:rPr>
            <w:rFonts w:ascii="Arial" w:eastAsia="Times New Roman" w:hAnsi="Arial" w:cs="Arial"/>
            <w:color w:val="000000"/>
            <w:sz w:val="20"/>
            <w:szCs w:val="20"/>
          </w:rPr>
          <w:t xml:space="preserve"> of a </w:t>
        </w:r>
      </w:ins>
      <w:del w:id="199" w:author="Maria Neimark Geffen" w:date="2021-04-27T12:04:00Z">
        <w:r w:rsidRPr="000A7884" w:rsidDel="00AB3F90">
          <w:rPr>
            <w:rFonts w:ascii="Arial" w:eastAsia="Times New Roman" w:hAnsi="Arial" w:cs="Arial"/>
            <w:color w:val="000000"/>
            <w:sz w:val="20"/>
            <w:szCs w:val="20"/>
          </w:rPr>
          <w:delText xml:space="preserve"> </w:delText>
        </w:r>
      </w:del>
      <w:r w:rsidRPr="000A7884">
        <w:rPr>
          <w:rFonts w:ascii="Arial" w:eastAsia="Times New Roman" w:hAnsi="Arial" w:cs="Arial"/>
          <w:color w:val="000000"/>
          <w:sz w:val="20"/>
          <w:szCs w:val="20"/>
        </w:rPr>
        <w: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14:paraId="5CBC3C64" w14:textId="77777777"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14:paraId="3C65A65D"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22AC160E"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3ED6C983" w14:textId="77777777"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14:paraId="50FD89CB" w14:textId="77777777"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p>
    <w:p w14:paraId="299C1D78" w14:textId="77777777"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Relationship between gain and behavioral slope. Appearance as in f).</w:t>
      </w:r>
      <w:r w:rsidR="00435193" w:rsidRPr="00435193">
        <w:rPr>
          <w:rFonts w:ascii="Arial" w:eastAsia="Times New Roman" w:hAnsi="Arial" w:cs="Arial"/>
          <w:b/>
          <w:bCs/>
          <w:color w:val="000000"/>
          <w:sz w:val="22"/>
          <w:szCs w:val="22"/>
        </w:rPr>
        <w:br w:type="page"/>
      </w:r>
    </w:p>
    <w:p w14:paraId="65234D92" w14:textId="77777777"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xxx) and female (n = xxx)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3A75F6">
        <w:rPr>
          <w:rFonts w:ascii="Arial" w:hAnsi="Arial" w:cs="Arial"/>
          <w:sz w:val="22"/>
          <w:szCs w:val="22"/>
        </w:rPr>
        <w:t>DOSE)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(DOSE)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(CITE) </w:t>
      </w:r>
      <w:r w:rsidR="003A75F6">
        <w:rPr>
          <w:rFonts w:ascii="Arial" w:hAnsi="Arial" w:cs="Arial"/>
          <w:sz w:val="22"/>
          <w:szCs w:val="22"/>
        </w:rPr>
        <w:t xml:space="preserve">or sterile silicone lubricant (CITE)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(CITE).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DOSE) and analgesic (Meloxicam, DOSE)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77777777"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 (CITE)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to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 (CITE Brian Isett).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 (CITE).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All stimuli were created in MATLAB and sampled at 192 kHz or 200 kHz and 32-bit resolution. A set of dynamic random chords (DRCs) were created with different contrasts, similarly to those described in previous studies (CITE).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48E2CE9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w:t>
      </w:r>
      <w:r w:rsidR="00E53D12">
        <w:rPr>
          <w:rFonts w:ascii="Arial" w:hAnsi="Arial" w:cs="Arial"/>
          <w:sz w:val="22"/>
          <w:szCs w:val="22"/>
        </w:rPr>
        <w:t xml:space="preserve"> </w:t>
      </w:r>
      <w:r w:rsidR="00E53D12" w:rsidRPr="00E53D12">
        <w:rPr>
          <w:rFonts w:ascii="Arial" w:hAnsi="Arial" w:cs="Arial"/>
          <w:sz w:val="22"/>
          <w:szCs w:val="22"/>
          <w:highlight w:val="yellow"/>
        </w:rPr>
        <w:t>(***but, make Supplemental Figure for tasks with equal presentation probability**</w:t>
      </w:r>
      <w:r w:rsidR="00E53D12">
        <w:rPr>
          <w:rFonts w:ascii="Arial" w:hAnsi="Arial" w:cs="Arial"/>
          <w:sz w:val="22"/>
          <w:szCs w:val="22"/>
        </w:rPr>
        <w:t>*)</w:t>
      </w:r>
      <w:r w:rsidRPr="003A75F6">
        <w:rPr>
          <w:rFonts w:ascii="Arial" w:hAnsi="Arial" w:cs="Arial"/>
          <w:sz w:val="22"/>
          <w:szCs w:val="22"/>
        </w:rPr>
        <w:t xml:space="preserve">.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401C7569" w14:textId="77777777" w:rsidR="008949ED" w:rsidRPr="003A75F6" w:rsidRDefault="008949ED" w:rsidP="000A7884">
      <w:pPr>
        <w:ind w:firstLine="360"/>
        <w:jc w:val="both"/>
        <w:rPr>
          <w:rFonts w:ascii="Arial" w:hAnsi="Arial" w:cs="Arial"/>
          <w:sz w:val="22"/>
          <w:szCs w:val="22"/>
        </w:rPr>
      </w:pPr>
    </w:p>
    <w:p w14:paraId="1ED10EF8" w14:textId="77777777" w:rsidR="008949ED" w:rsidRPr="003A75F6"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0.5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Pr="003A75F6">
        <w:rPr>
          <w:rFonts w:ascii="Arial" w:hAnsi="Arial" w:cs="Arial"/>
          <w:sz w:val="22"/>
          <w:szCs w:val="22"/>
        </w:rPr>
        <w:t xml:space="preserve"> (CITE)</w:t>
      </w:r>
      <w:r w:rsidR="00E53D12">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w:t>
      </w:r>
      <w:proofErr w:type="spellStart"/>
      <w:r w:rsidRPr="003A75F6">
        <w:rPr>
          <w:rFonts w:ascii="Arial" w:hAnsi="Arial" w:cs="Arial"/>
          <w:sz w:val="22"/>
          <w:szCs w:val="22"/>
        </w:rPr>
        <w:t>phy</w:t>
      </w:r>
      <w:proofErr w:type="spellEnd"/>
      <w:r w:rsidRPr="003A75F6">
        <w:rPr>
          <w:rFonts w:ascii="Arial" w:hAnsi="Arial" w:cs="Arial"/>
          <w:sz w:val="22"/>
          <w:szCs w:val="22"/>
        </w:rPr>
        <w:t xml:space="preserve"> (CITE)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 principle component features for the two best channels of a cluster. If two noticeable clusters in feature space were evident in a unit, the unit was either manually split, or classified as a multiunit.</w:t>
      </w:r>
    </w:p>
    <w:p w14:paraId="5538010E" w14:textId="77777777" w:rsidR="00247E70" w:rsidRPr="003A75F6" w:rsidRDefault="00247E70" w:rsidP="000A7884">
      <w:pPr>
        <w:jc w:val="both"/>
        <w:rPr>
          <w:rFonts w:ascii="Arial" w:eastAsia="Times New Roman" w:hAnsi="Arial" w:cs="Arial"/>
          <w:sz w:val="22"/>
          <w:szCs w:val="22"/>
        </w:rPr>
      </w:pPr>
    </w:p>
    <w:p w14:paraId="608D626E" w14:textId="77777777"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137023" w:rsidRDefault="00137023">
      <w:pPr>
        <w:pStyle w:val="CommentText"/>
      </w:pPr>
      <w:r>
        <w:rPr>
          <w:rStyle w:val="CommentReference"/>
        </w:rPr>
        <w:annotationRef/>
      </w:r>
      <w:r>
        <w:t>150 words. – need to be reduced further</w:t>
      </w:r>
    </w:p>
  </w:comment>
  <w:comment w:id="18" w:author="Ben Geffen" w:date="2021-04-20T15:05:00Z" w:initials="BDG">
    <w:p w14:paraId="6B42D9B0" w14:textId="77777777" w:rsidR="00C16C6F" w:rsidRPr="00C16C6F" w:rsidRDefault="00C16C6F"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C16C6F" w:rsidRDefault="00C16C6F">
      <w:pPr>
        <w:pStyle w:val="CommentText"/>
      </w:pPr>
    </w:p>
  </w:comment>
  <w:comment w:id="20" w:author="Microsoft Office User" w:date="2021-04-27T16:34:00Z" w:initials="MOU">
    <w:p w14:paraId="2A7DB84B" w14:textId="3F0A645B" w:rsidR="009C2665" w:rsidRDefault="009C2665">
      <w:pPr>
        <w:pStyle w:val="CommentText"/>
      </w:pPr>
      <w:r>
        <w:rPr>
          <w:rStyle w:val="CommentReference"/>
        </w:rPr>
        <w:annotationRef/>
      </w:r>
      <w:r>
        <w:t>Not sure what you’re setting up here</w:t>
      </w:r>
      <w:r w:rsidR="000D45EC">
        <w:t>.. maybe ‘These models allow us to simulate how neural function explains behavior, particularly behaviors that appear suboptimal.’</w:t>
      </w:r>
    </w:p>
  </w:comment>
  <w:comment w:id="21" w:author="Microsoft Office User" w:date="2021-04-27T16:35:00Z" w:initials="MOU">
    <w:p w14:paraId="757140A8" w14:textId="4C536768" w:rsidR="009C2665" w:rsidRDefault="009C2665">
      <w:pPr>
        <w:pStyle w:val="CommentText"/>
      </w:pPr>
      <w:r>
        <w:rPr>
          <w:rStyle w:val="CommentReference"/>
        </w:rPr>
        <w:annotationRef/>
      </w:r>
      <w:r>
        <w:t>Didn’t they try to link efficient codes to percepts in this paper?</w:t>
      </w:r>
    </w:p>
  </w:comment>
  <w:comment w:id="30" w:author="Microsoft Office User" w:date="2021-04-27T16:50:00Z" w:initials="MOU">
    <w:p w14:paraId="7137637A" w14:textId="26CEA0B1" w:rsidR="000D45EC" w:rsidRDefault="000D45EC">
      <w:pPr>
        <w:pStyle w:val="CommentText"/>
      </w:pPr>
      <w:r>
        <w:rPr>
          <w:rStyle w:val="CommentReference"/>
        </w:rPr>
        <w:annotationRef/>
      </w:r>
      <w:r>
        <w:t>Do we show this on a trial-trial basis?</w:t>
      </w:r>
    </w:p>
  </w:comment>
  <w:comment w:id="82" w:author="Geffen, Maria" w:date="2020-11-20T17:07:00Z" w:initials="GM">
    <w:p w14:paraId="7469D575" w14:textId="77777777" w:rsidR="00F324DD" w:rsidRDefault="002B46BE">
      <w:pPr>
        <w:pStyle w:val="CommentText"/>
      </w:pPr>
      <w:r>
        <w:rPr>
          <w:noProof/>
        </w:rPr>
        <w:t>this statement needs more careful statistics.</w:t>
      </w:r>
      <w:r w:rsidR="00F324DD">
        <w:rPr>
          <w:rStyle w:val="CommentReference"/>
        </w:rPr>
        <w:annotationRef/>
      </w:r>
    </w:p>
  </w:comment>
  <w:comment w:id="83" w:author="Geffen, Maria" w:date="2020-11-20T17:08:00Z" w:initials="GM">
    <w:p w14:paraId="1B2EE67D" w14:textId="77777777" w:rsidR="00F324DD" w:rsidRDefault="00F324DD">
      <w:pPr>
        <w:pStyle w:val="CommentText"/>
      </w:pPr>
      <w:r>
        <w:rPr>
          <w:rStyle w:val="CommentReference"/>
        </w:rPr>
        <w:annotationRef/>
      </w:r>
      <w:r w:rsidR="002B46BE">
        <w:rPr>
          <w:noProof/>
        </w:rPr>
        <w:t>I think we should start with the model then move onto the task as we discussed.</w:t>
      </w:r>
    </w:p>
  </w:comment>
  <w:comment w:id="153" w:author="Maria Neimark Geffen" w:date="2021-04-27T12:25:00Z" w:initials="MNG">
    <w:p w14:paraId="0783224B" w14:textId="77777777" w:rsidR="005B538C" w:rsidRDefault="005B538C" w:rsidP="005B538C">
      <w:r>
        <w:rPr>
          <w:rStyle w:val="CommentReference"/>
        </w:rPr>
        <w:annotationRef/>
      </w:r>
    </w:p>
    <w:p w14:paraId="4CC73CC9" w14:textId="77777777" w:rsidR="005B538C" w:rsidRDefault="005B538C" w:rsidP="005B538C">
      <w:r>
        <w:t xml:space="preserve">N. </w:t>
      </w:r>
      <w:proofErr w:type="spellStart"/>
      <w:r>
        <w:t>Ulanovsky</w:t>
      </w:r>
      <w:proofErr w:type="spellEnd"/>
      <w:r>
        <w:t xml:space="preserve">, L. Las, I. </w:t>
      </w:r>
      <w:proofErr w:type="spellStart"/>
      <w:r>
        <w:t>Nelken</w:t>
      </w:r>
      <w:proofErr w:type="spellEnd"/>
    </w:p>
    <w:p w14:paraId="1273C4F0" w14:textId="77777777" w:rsidR="005B538C" w:rsidRDefault="005B538C" w:rsidP="005B538C">
      <w:r>
        <w:t>Processing of low-probability sounds by cortical neurons</w:t>
      </w:r>
    </w:p>
    <w:p w14:paraId="7E56DD76" w14:textId="77777777" w:rsidR="005B538C" w:rsidRDefault="005B538C" w:rsidP="005B538C">
      <w:r>
        <w:t xml:space="preserve">Nat. </w:t>
      </w:r>
      <w:proofErr w:type="spellStart"/>
      <w:r>
        <w:t>Neurosci</w:t>
      </w:r>
      <w:proofErr w:type="spellEnd"/>
      <w:r>
        <w:t>., 6 (2003), pp. 391-398</w:t>
      </w:r>
    </w:p>
    <w:p w14:paraId="657AF37F" w14:textId="77777777" w:rsidR="005B538C" w:rsidRDefault="005B538C" w:rsidP="005B538C"/>
    <w:p w14:paraId="38DC4440" w14:textId="77777777" w:rsidR="005B538C" w:rsidRDefault="005B538C"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13;7(6):ENEURO.0205-20.2020.</w:t>
      </w:r>
    </w:p>
    <w:p w14:paraId="7533216A" w14:textId="77777777" w:rsidR="005B538C" w:rsidRDefault="005B538C" w:rsidP="005B538C"/>
    <w:p w14:paraId="4595DB5D" w14:textId="77777777" w:rsidR="005B538C" w:rsidRDefault="005B538C"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spectrotemporal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5B538C" w:rsidRDefault="005B538C" w:rsidP="005B538C"/>
    <w:p w14:paraId="198372FD" w14:textId="77777777" w:rsidR="005B538C" w:rsidRDefault="005B538C"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5B538C" w:rsidRDefault="005B538C" w:rsidP="005B538C"/>
    <w:p w14:paraId="214DB116" w14:textId="77777777" w:rsidR="005B538C" w:rsidRDefault="005B538C"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18;15(10):e1007430.</w:t>
      </w:r>
    </w:p>
    <w:p w14:paraId="3C8F674B" w14:textId="77777777" w:rsidR="005B538C" w:rsidRDefault="005B538C" w:rsidP="005B538C">
      <w:pPr>
        <w:pStyle w:val="CommentText"/>
      </w:pPr>
    </w:p>
  </w:comment>
  <w:comment w:id="158" w:author="Maria Neimark Geffen" w:date="2021-04-27T12:21:00Z" w:initials="MNG">
    <w:p w14:paraId="647A7AF7" w14:textId="77777777" w:rsidR="005B538C" w:rsidRDefault="005B538C" w:rsidP="005B538C">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CC43F3" w14:textId="77777777" w:rsidR="005B538C" w:rsidRDefault="005B538C" w:rsidP="005B538C">
      <w:r>
        <w:t xml:space="preserve">N.C. Rabinowitz, B.D.B. Willmore, J.W.H. </w:t>
      </w:r>
      <w:proofErr w:type="spellStart"/>
      <w:r>
        <w:t>Schnupp</w:t>
      </w:r>
      <w:proofErr w:type="spellEnd"/>
      <w:r>
        <w:t>, A.J. King. Contrast gain control in auditory cortex. Neuron, 70 (2011), 1178-1191</w:t>
      </w:r>
    </w:p>
    <w:p w14:paraId="3C57A289" w14:textId="77777777" w:rsidR="005B538C" w:rsidRDefault="005B538C" w:rsidP="005B538C">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090332C5" w14:textId="77777777" w:rsidR="005B538C" w:rsidRPr="00692AC1" w:rsidRDefault="005B538C" w:rsidP="005B538C">
      <w:r w:rsidRPr="00692AC1">
        <w:t>Willmore BD, Cooke JE, King AJ. Hearing in noisy environments: noise invariance and contrast gain control. J Physiol. 2014 Aug 15;592(16):3371-81</w:t>
      </w:r>
    </w:p>
    <w:p w14:paraId="5ABF709A" w14:textId="77777777" w:rsidR="005B538C" w:rsidRPr="00692AC1" w:rsidRDefault="005B538C" w:rsidP="005B538C">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7D4FB742" w14:textId="77777777" w:rsidR="005B538C" w:rsidRDefault="005B538C" w:rsidP="005B538C">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76364DB8" w14:textId="77777777" w:rsidR="005B538C" w:rsidRDefault="005B538C" w:rsidP="005B53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21CF7E25" w15:done="0"/>
  <w15:commentEx w15:paraId="2A7DB84B" w15:done="0"/>
  <w15:commentEx w15:paraId="757140A8" w15:done="0"/>
  <w15:commentEx w15:paraId="7137637A" w15:done="0"/>
  <w15:commentEx w15:paraId="7469D575" w15:done="0"/>
  <w15:commentEx w15:paraId="1B2EE67D" w15:done="0"/>
  <w15:commentEx w15:paraId="3C8F674B" w15:done="0"/>
  <w15:commentEx w15:paraId="76364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296C51" w16cex:dateUtc="2021-04-20T19:05:00Z"/>
  <w16cex:commentExtensible w16cex:durableId="2432BB85" w16cex:dateUtc="2021-04-27T20:34:00Z"/>
  <w16cex:commentExtensible w16cex:durableId="2432BBC8" w16cex:dateUtc="2021-04-27T20:35:00Z"/>
  <w16cex:commentExtensible w16cex:durableId="2432BF59" w16cex:dateUtc="2021-04-27T20:50:00Z"/>
  <w16cex:commentExtensible w16cex:durableId="2362766B" w16cex:dateUtc="2020-11-20T22:07:00Z"/>
  <w16cex:commentExtensible w16cex:durableId="23627681" w16cex:dateUtc="2020-11-20T22:08:00Z"/>
  <w16cex:commentExtensible w16cex:durableId="2432812B" w16cex:dateUtc="2021-04-27T16:25:00Z"/>
  <w16cex:commentExtensible w16cex:durableId="24328064" w16cex:dateUtc="2021-04-27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21CF7E25" w16cid:durableId="24296C51"/>
  <w16cid:commentId w16cid:paraId="2A7DB84B" w16cid:durableId="2432BB85"/>
  <w16cid:commentId w16cid:paraId="757140A8" w16cid:durableId="2432BBC8"/>
  <w16cid:commentId w16cid:paraId="7137637A" w16cid:durableId="2432BF59"/>
  <w16cid:commentId w16cid:paraId="7469D575" w16cid:durableId="2362766B"/>
  <w16cid:commentId w16cid:paraId="1B2EE67D" w16cid:durableId="23627681"/>
  <w16cid:commentId w16cid:paraId="3C8F674B" w16cid:durableId="2432812B"/>
  <w16cid:commentId w16cid:paraId="76364DB8" w16cid:durableId="24328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5E904" w14:textId="77777777" w:rsidR="0037258F" w:rsidRDefault="0037258F" w:rsidP="003A75F6">
      <w:r>
        <w:separator/>
      </w:r>
    </w:p>
  </w:endnote>
  <w:endnote w:type="continuationSeparator" w:id="0">
    <w:p w14:paraId="6EE5252D" w14:textId="77777777" w:rsidR="0037258F" w:rsidRDefault="0037258F"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C593C" w14:textId="77777777" w:rsidR="0037258F" w:rsidRDefault="0037258F" w:rsidP="003A75F6">
      <w:r>
        <w:separator/>
      </w:r>
    </w:p>
  </w:footnote>
  <w:footnote w:type="continuationSeparator" w:id="0">
    <w:p w14:paraId="65051587" w14:textId="77777777" w:rsidR="0037258F" w:rsidRDefault="0037258F"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2"/>
  </w:num>
  <w:num w:numId="6">
    <w:abstractNumId w:val="7"/>
  </w:num>
  <w:num w:numId="7">
    <w:abstractNumId w:val="0"/>
  </w:num>
  <w:num w:numId="8">
    <w:abstractNumId w:val="1"/>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4791C"/>
    <w:rsid w:val="00060506"/>
    <w:rsid w:val="0008595A"/>
    <w:rsid w:val="000A7884"/>
    <w:rsid w:val="000B5FD6"/>
    <w:rsid w:val="000D45EC"/>
    <w:rsid w:val="00136515"/>
    <w:rsid w:val="00137023"/>
    <w:rsid w:val="00143746"/>
    <w:rsid w:val="00191F9B"/>
    <w:rsid w:val="001935CF"/>
    <w:rsid w:val="0019642E"/>
    <w:rsid w:val="001A3033"/>
    <w:rsid w:val="001B69AD"/>
    <w:rsid w:val="001E6978"/>
    <w:rsid w:val="00225FA3"/>
    <w:rsid w:val="002373E5"/>
    <w:rsid w:val="0024252F"/>
    <w:rsid w:val="00247E70"/>
    <w:rsid w:val="00283ABC"/>
    <w:rsid w:val="0029141E"/>
    <w:rsid w:val="002B46BE"/>
    <w:rsid w:val="002C1323"/>
    <w:rsid w:val="002C1CCB"/>
    <w:rsid w:val="002E626F"/>
    <w:rsid w:val="002F191E"/>
    <w:rsid w:val="003037C0"/>
    <w:rsid w:val="0031158D"/>
    <w:rsid w:val="0035199D"/>
    <w:rsid w:val="0037258F"/>
    <w:rsid w:val="00373899"/>
    <w:rsid w:val="00384D55"/>
    <w:rsid w:val="003A75F6"/>
    <w:rsid w:val="003D2E35"/>
    <w:rsid w:val="00415D84"/>
    <w:rsid w:val="00420686"/>
    <w:rsid w:val="00426E85"/>
    <w:rsid w:val="00435193"/>
    <w:rsid w:val="00481A68"/>
    <w:rsid w:val="004B1F71"/>
    <w:rsid w:val="004B6FDF"/>
    <w:rsid w:val="004D2BF6"/>
    <w:rsid w:val="00532CF4"/>
    <w:rsid w:val="00544076"/>
    <w:rsid w:val="0059217F"/>
    <w:rsid w:val="005B17FA"/>
    <w:rsid w:val="005B538C"/>
    <w:rsid w:val="005F2B2D"/>
    <w:rsid w:val="00651894"/>
    <w:rsid w:val="006670B4"/>
    <w:rsid w:val="0068329E"/>
    <w:rsid w:val="006923AF"/>
    <w:rsid w:val="00713AC8"/>
    <w:rsid w:val="007B566A"/>
    <w:rsid w:val="007D3839"/>
    <w:rsid w:val="007D691E"/>
    <w:rsid w:val="007F729D"/>
    <w:rsid w:val="0081089C"/>
    <w:rsid w:val="00821F06"/>
    <w:rsid w:val="0087106C"/>
    <w:rsid w:val="00883DFF"/>
    <w:rsid w:val="008855F0"/>
    <w:rsid w:val="008857DC"/>
    <w:rsid w:val="008949ED"/>
    <w:rsid w:val="00895662"/>
    <w:rsid w:val="008A0AA7"/>
    <w:rsid w:val="008A4890"/>
    <w:rsid w:val="008C68CF"/>
    <w:rsid w:val="008D2908"/>
    <w:rsid w:val="008D68A8"/>
    <w:rsid w:val="008E2783"/>
    <w:rsid w:val="008E526F"/>
    <w:rsid w:val="008F1DC2"/>
    <w:rsid w:val="008F6E4F"/>
    <w:rsid w:val="009007AA"/>
    <w:rsid w:val="00941972"/>
    <w:rsid w:val="00954664"/>
    <w:rsid w:val="009578AF"/>
    <w:rsid w:val="00982EBF"/>
    <w:rsid w:val="009A6393"/>
    <w:rsid w:val="009C2665"/>
    <w:rsid w:val="00A00BBC"/>
    <w:rsid w:val="00A02BD8"/>
    <w:rsid w:val="00A16734"/>
    <w:rsid w:val="00A4192F"/>
    <w:rsid w:val="00A9352F"/>
    <w:rsid w:val="00AB3F90"/>
    <w:rsid w:val="00AB4ACC"/>
    <w:rsid w:val="00AF393A"/>
    <w:rsid w:val="00B411AF"/>
    <w:rsid w:val="00B50EC7"/>
    <w:rsid w:val="00BA3B7D"/>
    <w:rsid w:val="00BB1DF4"/>
    <w:rsid w:val="00BB29F5"/>
    <w:rsid w:val="00BC78DD"/>
    <w:rsid w:val="00BD2146"/>
    <w:rsid w:val="00BE2DDF"/>
    <w:rsid w:val="00C0632E"/>
    <w:rsid w:val="00C11B89"/>
    <w:rsid w:val="00C16C6F"/>
    <w:rsid w:val="00C70DC0"/>
    <w:rsid w:val="00CA4356"/>
    <w:rsid w:val="00CB0EA1"/>
    <w:rsid w:val="00CB2BDA"/>
    <w:rsid w:val="00CC7F3C"/>
    <w:rsid w:val="00CE16CA"/>
    <w:rsid w:val="00CE3824"/>
    <w:rsid w:val="00CF51F0"/>
    <w:rsid w:val="00D14D4C"/>
    <w:rsid w:val="00D60E7B"/>
    <w:rsid w:val="00D80F68"/>
    <w:rsid w:val="00D86796"/>
    <w:rsid w:val="00DE4500"/>
    <w:rsid w:val="00E10A1D"/>
    <w:rsid w:val="00E30301"/>
    <w:rsid w:val="00E53D12"/>
    <w:rsid w:val="00E56240"/>
    <w:rsid w:val="00E63E32"/>
    <w:rsid w:val="00E7641F"/>
    <w:rsid w:val="00E77EFF"/>
    <w:rsid w:val="00ED5B37"/>
    <w:rsid w:val="00EF50BC"/>
    <w:rsid w:val="00F0254F"/>
    <w:rsid w:val="00F23BFC"/>
    <w:rsid w:val="00F324DD"/>
    <w:rsid w:val="00F70576"/>
    <w:rsid w:val="00F75149"/>
    <w:rsid w:val="00F829C6"/>
    <w:rsid w:val="00F94590"/>
    <w:rsid w:val="00FA271D"/>
    <w:rsid w:val="00FC64EB"/>
    <w:rsid w:val="00FE0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9060</Words>
  <Characters>51646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2021-04-27T21:11:00Z</dcterms:created>
  <dcterms:modified xsi:type="dcterms:W3CDTF">2021-04-27T21:11:00Z</dcterms:modified>
</cp:coreProperties>
</file>